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97B09" w14:textId="4088240B" w:rsidR="00257069" w:rsidRPr="00257069" w:rsidRDefault="00257069">
      <w:pPr>
        <w:rPr>
          <w:rFonts w:ascii="Times New Roman" w:hAnsi="Times New Roman" w:cs="Times New Roman"/>
          <w:b/>
          <w:sz w:val="32"/>
          <w:szCs w:val="32"/>
        </w:rPr>
      </w:pPr>
      <w:r w:rsidRPr="00257069">
        <w:rPr>
          <w:rFonts w:ascii="Times New Roman" w:hAnsi="Times New Roman" w:cs="Times New Roman"/>
          <w:b/>
          <w:sz w:val="32"/>
          <w:szCs w:val="32"/>
        </w:rPr>
        <w:t>Quantifying AI data center flexibility as a resource adequacy asset</w:t>
      </w:r>
      <w:r>
        <w:rPr>
          <w:rFonts w:ascii="Times New Roman" w:hAnsi="Times New Roman" w:cs="Times New Roman"/>
          <w:b/>
          <w:sz w:val="32"/>
          <w:szCs w:val="32"/>
        </w:rPr>
        <w:br/>
      </w:r>
      <w:r w:rsidRPr="00257069">
        <w:rPr>
          <w:rFonts w:ascii="Times New Roman" w:hAnsi="Times New Roman" w:cs="Times New Roman"/>
          <w:bCs/>
          <w:sz w:val="20"/>
          <w:szCs w:val="20"/>
        </w:rPr>
        <w:t>Chris Dunlap</w:t>
      </w:r>
      <w:ins w:id="0" w:author="Chris Dunlap" w:date="2026-05-11T10:52:00Z" w16du:dateUtc="2026-05-11T15:52:00Z">
        <w:r w:rsidR="006454DD">
          <w:rPr>
            <w:rFonts w:ascii="Times New Roman" w:hAnsi="Times New Roman" w:cs="Times New Roman"/>
            <w:bCs/>
            <w:sz w:val="20"/>
            <w:szCs w:val="20"/>
          </w:rPr>
          <w:br/>
        </w:r>
        <w:r w:rsidR="006454DD" w:rsidRPr="006454DD">
          <w:rPr>
            <w:rFonts w:ascii="Times New Roman" w:hAnsi="Times New Roman" w:cs="Times New Roman"/>
            <w:sz w:val="20"/>
            <w:szCs w:val="20"/>
            <w:rPrChange w:id="1" w:author="Chris Dunlap" w:date="2026-05-11T10:52:00Z" w16du:dateUtc="2026-05-11T15:52:00Z">
              <w:rPr>
                <w:rFonts w:ascii="Times New Roman" w:hAnsi="Times New Roman" w:cs="Times New Roman"/>
              </w:rPr>
            </w:rPrChange>
          </w:rPr>
          <w:t xml:space="preserve">University of Chicago Booth School of Business / Harris School of Public Policy </w:t>
        </w:r>
        <w:r w:rsidR="006454DD" w:rsidRPr="006454DD">
          <w:rPr>
            <w:rFonts w:ascii="Times New Roman" w:hAnsi="Times New Roman" w:cs="Times New Roman"/>
            <w:sz w:val="20"/>
            <w:szCs w:val="20"/>
            <w:rPrChange w:id="2" w:author="Chris Dunlap" w:date="2026-05-11T10:52:00Z" w16du:dateUtc="2026-05-11T15:52:00Z">
              <w:rPr>
                <w:rFonts w:ascii="Times New Roman" w:hAnsi="Times New Roman" w:cs="Times New Roman"/>
              </w:rPr>
            </w:rPrChange>
          </w:rPr>
          <w:br/>
          <w:t>Energy Policy Institute at Chicago (EPIC), Bartlett Fellowship</w:t>
        </w:r>
      </w:ins>
    </w:p>
    <w:p w14:paraId="2E713835" w14:textId="2ED4D704" w:rsidR="00014BBD" w:rsidRDefault="00C20F55">
      <w:pPr>
        <w:rPr>
          <w:rFonts w:ascii="Times New Roman" w:hAnsi="Times New Roman" w:cs="Times New Roman"/>
          <w:b/>
          <w:sz w:val="32"/>
          <w:szCs w:val="32"/>
        </w:rPr>
      </w:pPr>
      <w:r w:rsidRPr="00257069">
        <w:rPr>
          <w:rFonts w:ascii="Times New Roman" w:hAnsi="Times New Roman" w:cs="Times New Roman"/>
          <w:b/>
          <w:sz w:val="28"/>
          <w:szCs w:val="28"/>
        </w:rPr>
        <w:t>Abstract</w:t>
      </w:r>
    </w:p>
    <w:p w14:paraId="71FA80AD" w14:textId="1F01070A" w:rsidR="00BC30CF" w:rsidRDefault="00AE5C56" w:rsidP="001D6E1E">
      <w:pPr>
        <w:pBdr>
          <w:bottom w:val="single" w:sz="12" w:space="1" w:color="auto"/>
        </w:pBdr>
        <w:rPr>
          <w:rFonts w:ascii="Times New Roman" w:hAnsi="Times New Roman" w:cs="Times New Roman"/>
          <w:bCs/>
        </w:rPr>
      </w:pPr>
      <w:r w:rsidRPr="00AE5C56">
        <w:rPr>
          <w:rFonts w:ascii="Times New Roman" w:hAnsi="Times New Roman" w:cs="Times New Roman"/>
          <w:bCs/>
        </w:rPr>
        <w:t xml:space="preserve">AI data centers are </w:t>
      </w:r>
      <w:ins w:id="3" w:author="Chris Dunlap" w:date="2026-05-10T14:59:00Z" w16du:dateUtc="2026-05-10T19:59:00Z">
        <w:r w:rsidR="00D62732">
          <w:rPr>
            <w:rFonts w:ascii="Times New Roman" w:hAnsi="Times New Roman" w:cs="Times New Roman"/>
            <w:bCs/>
          </w:rPr>
          <w:t xml:space="preserve">increasingly being treated as inflexible, firm loads in </w:t>
        </w:r>
      </w:ins>
      <w:del w:id="4" w:author="Chris Dunlap" w:date="2026-05-10T14:59:00Z" w16du:dateUtc="2026-05-10T19:59:00Z">
        <w:r w:rsidRPr="00AE5C56" w:rsidDel="00D62732">
          <w:rPr>
            <w:rFonts w:ascii="Times New Roman" w:hAnsi="Times New Roman" w:cs="Times New Roman"/>
            <w:bCs/>
          </w:rPr>
          <w:delText xml:space="preserve">entering </w:delText>
        </w:r>
      </w:del>
      <w:r w:rsidRPr="00AE5C56">
        <w:rPr>
          <w:rFonts w:ascii="Times New Roman" w:hAnsi="Times New Roman" w:cs="Times New Roman"/>
          <w:bCs/>
        </w:rPr>
        <w:t xml:space="preserve">U.S. </w:t>
      </w:r>
      <w:ins w:id="5" w:author="Chris Dunlap" w:date="2026-05-11T08:08:00Z" w16du:dateUtc="2026-05-11T13:08:00Z">
        <w:r w:rsidR="00520030">
          <w:rPr>
            <w:rFonts w:ascii="Times New Roman" w:hAnsi="Times New Roman" w:cs="Times New Roman"/>
            <w:bCs/>
          </w:rPr>
          <w:t>elect</w:t>
        </w:r>
      </w:ins>
      <w:ins w:id="6" w:author="Chris Dunlap" w:date="2026-05-11T08:09:00Z" w16du:dateUtc="2026-05-11T13:09:00Z">
        <w:r w:rsidR="00520030">
          <w:rPr>
            <w:rFonts w:ascii="Times New Roman" w:hAnsi="Times New Roman" w:cs="Times New Roman"/>
            <w:bCs/>
          </w:rPr>
          <w:t xml:space="preserve">ricity grid </w:t>
        </w:r>
      </w:ins>
      <w:r w:rsidRPr="00AE5C56">
        <w:rPr>
          <w:rFonts w:ascii="Times New Roman" w:hAnsi="Times New Roman" w:cs="Times New Roman"/>
          <w:bCs/>
        </w:rPr>
        <w:t>resource adequacy planning</w:t>
      </w:r>
      <w:del w:id="7" w:author="Chris Dunlap" w:date="2026-05-10T14:59:00Z" w16du:dateUtc="2026-05-10T19:59:00Z">
        <w:r w:rsidRPr="00AE5C56" w:rsidDel="00D62732">
          <w:rPr>
            <w:rFonts w:ascii="Times New Roman" w:hAnsi="Times New Roman" w:cs="Times New Roman"/>
            <w:bCs/>
          </w:rPr>
          <w:delText xml:space="preserve"> as </w:delText>
        </w:r>
      </w:del>
      <w:del w:id="8" w:author="Chris Dunlap" w:date="2026-05-10T15:00:00Z" w16du:dateUtc="2026-05-10T20:00:00Z">
        <w:r w:rsidRPr="00AE5C56" w:rsidDel="00D62732">
          <w:rPr>
            <w:rFonts w:ascii="Times New Roman" w:hAnsi="Times New Roman" w:cs="Times New Roman"/>
            <w:bCs/>
          </w:rPr>
          <w:delText>inflexible firm load, a treatment that drives</w:delText>
        </w:r>
      </w:del>
      <w:ins w:id="9" w:author="Chris Dunlap" w:date="2026-05-10T15:00:00Z" w16du:dateUtc="2026-05-10T20:00:00Z">
        <w:r w:rsidR="00D62732">
          <w:rPr>
            <w:rFonts w:ascii="Times New Roman" w:hAnsi="Times New Roman" w:cs="Times New Roman"/>
            <w:bCs/>
          </w:rPr>
          <w:t>, leading to</w:t>
        </w:r>
      </w:ins>
      <w:r w:rsidRPr="00AE5C56">
        <w:rPr>
          <w:rFonts w:ascii="Times New Roman" w:hAnsi="Times New Roman" w:cs="Times New Roman"/>
          <w:bCs/>
        </w:rPr>
        <w:t xml:space="preserve"> capacity procurement requirements </w:t>
      </w:r>
      <w:ins w:id="10" w:author="Chris Dunlap" w:date="2026-05-10T15:00:00Z" w16du:dateUtc="2026-05-10T20:00:00Z">
        <w:r w:rsidR="00D62732">
          <w:rPr>
            <w:rFonts w:ascii="Times New Roman" w:hAnsi="Times New Roman" w:cs="Times New Roman"/>
            <w:bCs/>
          </w:rPr>
          <w:t>that surpass</w:t>
        </w:r>
      </w:ins>
      <w:del w:id="11" w:author="Chris Dunlap" w:date="2026-05-10T15:00:00Z" w16du:dateUtc="2026-05-10T20:00:00Z">
        <w:r w:rsidR="00851C78" w:rsidDel="00D62732">
          <w:rPr>
            <w:rFonts w:ascii="Times New Roman" w:hAnsi="Times New Roman" w:cs="Times New Roman"/>
            <w:bCs/>
          </w:rPr>
          <w:delText xml:space="preserve">to </w:delText>
        </w:r>
        <w:r w:rsidRPr="00AE5C56" w:rsidDel="00D62732">
          <w:rPr>
            <w:rFonts w:ascii="Times New Roman" w:hAnsi="Times New Roman" w:cs="Times New Roman"/>
            <w:bCs/>
          </w:rPr>
          <w:delText>exceed</w:delText>
        </w:r>
      </w:del>
      <w:r w:rsidRPr="00AE5C56">
        <w:rPr>
          <w:rFonts w:ascii="Times New Roman" w:hAnsi="Times New Roman" w:cs="Times New Roman"/>
          <w:bCs/>
        </w:rPr>
        <w:t xml:space="preserve"> what the interconnection queue can </w:t>
      </w:r>
      <w:ins w:id="12" w:author="Chris Dunlap" w:date="2026-05-10T15:00:00Z" w16du:dateUtc="2026-05-10T20:00:00Z">
        <w:r w:rsidR="00D62732">
          <w:rPr>
            <w:rFonts w:ascii="Times New Roman" w:hAnsi="Times New Roman" w:cs="Times New Roman"/>
            <w:bCs/>
          </w:rPr>
          <w:t>actually provide</w:t>
        </w:r>
      </w:ins>
      <w:del w:id="13" w:author="Chris Dunlap" w:date="2026-05-10T15:00:00Z" w16du:dateUtc="2026-05-10T20:00:00Z">
        <w:r w:rsidRPr="00AE5C56" w:rsidDel="00D62732">
          <w:rPr>
            <w:rFonts w:ascii="Times New Roman" w:hAnsi="Times New Roman" w:cs="Times New Roman"/>
            <w:bCs/>
          </w:rPr>
          <w:delText>deliver</w:delText>
        </w:r>
      </w:del>
      <w:r w:rsidRPr="00AE5C56">
        <w:rPr>
          <w:rFonts w:ascii="Times New Roman" w:hAnsi="Times New Roman" w:cs="Times New Roman"/>
          <w:bCs/>
        </w:rPr>
        <w:t xml:space="preserve">. </w:t>
      </w:r>
      <w:ins w:id="14" w:author="Chris Dunlap" w:date="2026-05-10T15:00:00Z" w16du:dateUtc="2026-05-10T20:00:00Z">
        <w:r w:rsidR="00D62732">
          <w:rPr>
            <w:rFonts w:ascii="Times New Roman" w:hAnsi="Times New Roman" w:cs="Times New Roman"/>
            <w:bCs/>
          </w:rPr>
          <w:t xml:space="preserve">To address this, </w:t>
        </w:r>
      </w:ins>
      <w:del w:id="15" w:author="Chris Dunlap" w:date="2026-05-10T15:01:00Z" w16du:dateUtc="2026-05-10T20:01:00Z">
        <w:r w:rsidRPr="00AE5C56" w:rsidDel="00D62732">
          <w:rPr>
            <w:rFonts w:ascii="Times New Roman" w:hAnsi="Times New Roman" w:cs="Times New Roman"/>
            <w:bCs/>
          </w:rPr>
          <w:delText>We develop</w:delText>
        </w:r>
      </w:del>
      <w:ins w:id="16" w:author="Chris Dunlap" w:date="2026-05-10T15:01:00Z" w16du:dateUtc="2026-05-10T20:01:00Z">
        <w:r w:rsidR="00D62732">
          <w:rPr>
            <w:rFonts w:ascii="Times New Roman" w:hAnsi="Times New Roman" w:cs="Times New Roman"/>
            <w:bCs/>
          </w:rPr>
          <w:t>I present</w:t>
        </w:r>
      </w:ins>
      <w:r w:rsidRPr="00AE5C56">
        <w:rPr>
          <w:rFonts w:ascii="Times New Roman" w:hAnsi="Times New Roman" w:cs="Times New Roman"/>
          <w:bCs/>
        </w:rPr>
        <w:t xml:space="preserve"> an eleven-parameter framework </w:t>
      </w:r>
      <w:ins w:id="17" w:author="Chris Dunlap" w:date="2026-05-10T15:01:00Z" w16du:dateUtc="2026-05-10T20:01:00Z">
        <w:r w:rsidR="00D62732">
          <w:rPr>
            <w:rFonts w:ascii="Times New Roman" w:hAnsi="Times New Roman" w:cs="Times New Roman"/>
            <w:bCs/>
          </w:rPr>
          <w:t xml:space="preserve">organized </w:t>
        </w:r>
      </w:ins>
      <w:r w:rsidR="00851C78" w:rsidRPr="00AE5C56">
        <w:rPr>
          <w:rFonts w:ascii="Times New Roman" w:hAnsi="Times New Roman" w:cs="Times New Roman"/>
          <w:bCs/>
        </w:rPr>
        <w:t>along three operational axes</w:t>
      </w:r>
      <w:r w:rsidR="00851C78">
        <w:rPr>
          <w:rFonts w:ascii="Times New Roman" w:hAnsi="Times New Roman" w:cs="Times New Roman"/>
          <w:bCs/>
        </w:rPr>
        <w:t>:</w:t>
      </w:r>
      <w:r w:rsidR="00851C78" w:rsidRPr="00AE5C56">
        <w:rPr>
          <w:rFonts w:ascii="Times New Roman" w:hAnsi="Times New Roman" w:cs="Times New Roman"/>
          <w:bCs/>
        </w:rPr>
        <w:t xml:space="preserve"> spatial migration across grid regions, temporal deferral of non-interactive workloads, and dynamic voltage-frequency scaling</w:t>
      </w:r>
      <w:ins w:id="18" w:author="Chris Dunlap" w:date="2026-05-10T15:01:00Z" w16du:dateUtc="2026-05-10T20:01:00Z">
        <w:r w:rsidR="00D62732">
          <w:rPr>
            <w:rFonts w:ascii="Times New Roman" w:hAnsi="Times New Roman" w:cs="Times New Roman"/>
            <w:bCs/>
          </w:rPr>
          <w:t xml:space="preserve"> (DVFS</w:t>
        </w:r>
      </w:ins>
      <w:del w:id="19" w:author="Chris Dunlap" w:date="2026-05-10T15:01:00Z" w16du:dateUtc="2026-05-10T20:01:00Z">
        <w:r w:rsidR="00851C78" w:rsidDel="00D62732">
          <w:rPr>
            <w:rFonts w:ascii="Times New Roman" w:hAnsi="Times New Roman" w:cs="Times New Roman"/>
            <w:bCs/>
          </w:rPr>
          <w:delText>,</w:delText>
        </w:r>
        <w:r w:rsidR="00851C78" w:rsidRPr="00AE5C56" w:rsidDel="00D62732">
          <w:rPr>
            <w:rFonts w:ascii="Times New Roman" w:hAnsi="Times New Roman" w:cs="Times New Roman"/>
            <w:bCs/>
          </w:rPr>
          <w:delText xml:space="preserve"> </w:delText>
        </w:r>
      </w:del>
      <w:ins w:id="20" w:author="Chris Dunlap" w:date="2026-05-10T15:01:00Z" w16du:dateUtc="2026-05-10T20:01:00Z">
        <w:r w:rsidR="00D62732">
          <w:rPr>
            <w:rFonts w:ascii="Times New Roman" w:hAnsi="Times New Roman" w:cs="Times New Roman"/>
            <w:bCs/>
          </w:rPr>
          <w:t>).</w:t>
        </w:r>
        <w:r w:rsidR="00D62732" w:rsidRPr="00AE5C56">
          <w:rPr>
            <w:rFonts w:ascii="Times New Roman" w:hAnsi="Times New Roman" w:cs="Times New Roman"/>
            <w:bCs/>
          </w:rPr>
          <w:t xml:space="preserve"> </w:t>
        </w:r>
      </w:ins>
      <w:del w:id="21" w:author="Chris Dunlap" w:date="2026-05-10T15:01:00Z" w16du:dateUtc="2026-05-10T20:01:00Z">
        <w:r w:rsidRPr="00AE5C56" w:rsidDel="00D62732">
          <w:rPr>
            <w:rFonts w:ascii="Times New Roman" w:hAnsi="Times New Roman" w:cs="Times New Roman"/>
            <w:bCs/>
          </w:rPr>
          <w:delText xml:space="preserve">that </w:delText>
        </w:r>
      </w:del>
      <w:ins w:id="22" w:author="Chris Dunlap" w:date="2026-05-10T15:01:00Z" w16du:dateUtc="2026-05-10T20:01:00Z">
        <w:r w:rsidR="00D62732">
          <w:rPr>
            <w:rFonts w:ascii="Times New Roman" w:hAnsi="Times New Roman" w:cs="Times New Roman"/>
            <w:bCs/>
          </w:rPr>
          <w:t>This framework</w:t>
        </w:r>
        <w:r w:rsidR="00D62732" w:rsidRPr="00AE5C56">
          <w:rPr>
            <w:rFonts w:ascii="Times New Roman" w:hAnsi="Times New Roman" w:cs="Times New Roman"/>
            <w:bCs/>
          </w:rPr>
          <w:t xml:space="preserve"> </w:t>
        </w:r>
      </w:ins>
      <w:r w:rsidRPr="00AE5C56">
        <w:rPr>
          <w:rFonts w:ascii="Times New Roman" w:hAnsi="Times New Roman" w:cs="Times New Roman"/>
          <w:bCs/>
        </w:rPr>
        <w:t xml:space="preserve">quantifies </w:t>
      </w:r>
      <w:ins w:id="23" w:author="Chris Dunlap" w:date="2026-05-10T15:01:00Z" w16du:dateUtc="2026-05-10T20:01:00Z">
        <w:r w:rsidR="00D62732">
          <w:rPr>
            <w:rFonts w:ascii="Times New Roman" w:hAnsi="Times New Roman" w:cs="Times New Roman"/>
            <w:bCs/>
          </w:rPr>
          <w:t xml:space="preserve">the flexibility of </w:t>
        </w:r>
      </w:ins>
      <w:r w:rsidRPr="00AE5C56">
        <w:rPr>
          <w:rFonts w:ascii="Times New Roman" w:hAnsi="Times New Roman" w:cs="Times New Roman"/>
          <w:bCs/>
        </w:rPr>
        <w:t xml:space="preserve">AI inference </w:t>
      </w:r>
      <w:del w:id="24" w:author="Chris Dunlap" w:date="2026-05-10T15:01:00Z" w16du:dateUtc="2026-05-10T20:01:00Z">
        <w:r w:rsidRPr="00AE5C56" w:rsidDel="00D62732">
          <w:rPr>
            <w:rFonts w:ascii="Times New Roman" w:hAnsi="Times New Roman" w:cs="Times New Roman"/>
            <w:bCs/>
          </w:rPr>
          <w:delText>flexibility</w:delText>
        </w:r>
        <w:r w:rsidR="00851C78" w:rsidDel="00D62732">
          <w:rPr>
            <w:rFonts w:ascii="Times New Roman" w:hAnsi="Times New Roman" w:cs="Times New Roman"/>
            <w:bCs/>
          </w:rPr>
          <w:delText xml:space="preserve"> </w:delText>
        </w:r>
      </w:del>
      <w:r w:rsidR="00851C78" w:rsidRPr="00AE5C56">
        <w:rPr>
          <w:rFonts w:ascii="Times New Roman" w:hAnsi="Times New Roman" w:cs="Times New Roman"/>
          <w:bCs/>
        </w:rPr>
        <w:t xml:space="preserve">in </w:t>
      </w:r>
      <w:del w:id="25" w:author="Chris Dunlap" w:date="2026-05-10T15:02:00Z" w16du:dateUtc="2026-05-10T20:02:00Z">
        <w:r w:rsidR="00851C78" w:rsidRPr="00AE5C56" w:rsidDel="00D62732">
          <w:rPr>
            <w:rFonts w:ascii="Times New Roman" w:hAnsi="Times New Roman" w:cs="Times New Roman"/>
            <w:bCs/>
          </w:rPr>
          <w:delText>the</w:delText>
        </w:r>
      </w:del>
      <w:ins w:id="26" w:author="Chris Dunlap" w:date="2026-05-10T15:02:00Z" w16du:dateUtc="2026-05-10T20:02:00Z">
        <w:r w:rsidR="00D62732">
          <w:rPr>
            <w:rFonts w:ascii="Times New Roman" w:hAnsi="Times New Roman" w:cs="Times New Roman"/>
            <w:bCs/>
          </w:rPr>
          <w:t xml:space="preserve"> terms relevant to</w:t>
        </w:r>
      </w:ins>
      <w:r w:rsidR="00851C78" w:rsidRPr="00AE5C56">
        <w:rPr>
          <w:rFonts w:ascii="Times New Roman" w:hAnsi="Times New Roman" w:cs="Times New Roman"/>
          <w:bCs/>
        </w:rPr>
        <w:t xml:space="preserve"> capacity-accreditation </w:t>
      </w:r>
      <w:del w:id="27" w:author="Chris Dunlap" w:date="2026-05-10T15:02:00Z" w16du:dateUtc="2026-05-10T20:02:00Z">
        <w:r w:rsidR="00851C78" w:rsidRPr="00AE5C56" w:rsidDel="00D62732">
          <w:rPr>
            <w:rFonts w:ascii="Times New Roman" w:hAnsi="Times New Roman" w:cs="Times New Roman"/>
            <w:bCs/>
          </w:rPr>
          <w:delText>terms that</w:delText>
        </w:r>
      </w:del>
      <w:ins w:id="28" w:author="Chris Dunlap" w:date="2026-05-10T15:02:00Z" w16du:dateUtc="2026-05-10T20:02:00Z">
        <w:r w:rsidR="00D62732">
          <w:rPr>
            <w:rFonts w:ascii="Times New Roman" w:hAnsi="Times New Roman" w:cs="Times New Roman"/>
            <w:bCs/>
          </w:rPr>
          <w:t xml:space="preserve"> for</w:t>
        </w:r>
      </w:ins>
      <w:r w:rsidR="00851C78" w:rsidRPr="00AE5C56">
        <w:rPr>
          <w:rFonts w:ascii="Times New Roman" w:hAnsi="Times New Roman" w:cs="Times New Roman"/>
          <w:bCs/>
        </w:rPr>
        <w:t xml:space="preserve"> resource adequacy planning</w:t>
      </w:r>
      <w:del w:id="29" w:author="Chris Dunlap" w:date="2026-05-10T15:02:00Z" w16du:dateUtc="2026-05-10T20:02:00Z">
        <w:r w:rsidR="00851C78" w:rsidRPr="00AE5C56" w:rsidDel="00D62732">
          <w:rPr>
            <w:rFonts w:ascii="Times New Roman" w:hAnsi="Times New Roman" w:cs="Times New Roman"/>
            <w:bCs/>
          </w:rPr>
          <w:delText xml:space="preserve"> requires</w:delText>
        </w:r>
      </w:del>
      <w:r w:rsidR="00851C78">
        <w:rPr>
          <w:rFonts w:ascii="Times New Roman" w:hAnsi="Times New Roman" w:cs="Times New Roman"/>
          <w:bCs/>
        </w:rPr>
        <w:t>.</w:t>
      </w:r>
      <w:r w:rsidRPr="00AE5C56">
        <w:rPr>
          <w:rFonts w:ascii="Times New Roman" w:hAnsi="Times New Roman" w:cs="Times New Roman"/>
          <w:bCs/>
        </w:rPr>
        <w:t xml:space="preserve"> </w:t>
      </w:r>
      <w:ins w:id="30" w:author="Chris Dunlap" w:date="2026-05-10T15:02:00Z" w16du:dateUtc="2026-05-10T20:02:00Z">
        <w:r w:rsidR="00D62732">
          <w:rPr>
            <w:rFonts w:ascii="Times New Roman" w:hAnsi="Times New Roman" w:cs="Times New Roman"/>
            <w:bCs/>
          </w:rPr>
          <w:t>Using data from</w:t>
        </w:r>
      </w:ins>
      <w:del w:id="31" w:author="Chris Dunlap" w:date="2026-05-10T15:02:00Z" w16du:dateUtc="2026-05-10T20:02:00Z">
        <w:r w:rsidRPr="00AE5C56" w:rsidDel="00D62732">
          <w:rPr>
            <w:rFonts w:ascii="Times New Roman" w:hAnsi="Times New Roman" w:cs="Times New Roman"/>
            <w:bCs/>
          </w:rPr>
          <w:delText xml:space="preserve">Calibrated against </w:delText>
        </w:r>
      </w:del>
      <w:ins w:id="32" w:author="Chris Dunlap" w:date="2026-05-10T15:03:00Z" w16du:dateUtc="2026-05-10T20:03:00Z">
        <w:r w:rsidR="00D62732">
          <w:rPr>
            <w:rFonts w:ascii="Times New Roman" w:hAnsi="Times New Roman" w:cs="Times New Roman"/>
            <w:bCs/>
          </w:rPr>
          <w:t xml:space="preserve"> </w:t>
        </w:r>
      </w:ins>
      <w:r w:rsidRPr="00AE5C56">
        <w:rPr>
          <w:rFonts w:ascii="Times New Roman" w:hAnsi="Times New Roman" w:cs="Times New Roman"/>
          <w:bCs/>
        </w:rPr>
        <w:t xml:space="preserve">four years of day-ahead pricing across five U.S. grid regions and 49.4 million production inference requests, </w:t>
      </w:r>
      <w:ins w:id="33" w:author="Chris Dunlap" w:date="2026-05-10T15:03:00Z" w16du:dateUtc="2026-05-10T20:03:00Z">
        <w:r w:rsidR="00D62732">
          <w:rPr>
            <w:rFonts w:ascii="Times New Roman" w:hAnsi="Times New Roman" w:cs="Times New Roman"/>
            <w:bCs/>
          </w:rPr>
          <w:t xml:space="preserve">I find that </w:t>
        </w:r>
      </w:ins>
      <w:del w:id="34" w:author="Chris Dunlap" w:date="2026-05-10T15:03:00Z" w16du:dateUtc="2026-05-10T20:03:00Z">
        <w:r w:rsidRPr="00AE5C56" w:rsidDel="00D62732">
          <w:rPr>
            <w:rFonts w:ascii="Times New Roman" w:hAnsi="Times New Roman" w:cs="Times New Roman"/>
            <w:bCs/>
          </w:rPr>
          <w:delText xml:space="preserve">the framework yields </w:delText>
        </w:r>
      </w:del>
      <w:r w:rsidRPr="00AE5C56">
        <w:rPr>
          <w:rFonts w:ascii="Times New Roman" w:hAnsi="Times New Roman" w:cs="Times New Roman"/>
          <w:bCs/>
        </w:rPr>
        <w:t xml:space="preserve">commitment depths </w:t>
      </w:r>
      <w:ins w:id="35" w:author="Chris Dunlap" w:date="2026-05-10T15:03:00Z" w16du:dateUtc="2026-05-10T20:03:00Z">
        <w:r w:rsidR="00D62732">
          <w:rPr>
            <w:rFonts w:ascii="Times New Roman" w:hAnsi="Times New Roman" w:cs="Times New Roman"/>
            <w:bCs/>
          </w:rPr>
          <w:t>reach</w:t>
        </w:r>
      </w:ins>
      <w:del w:id="36" w:author="Chris Dunlap" w:date="2026-05-10T15:03:00Z" w16du:dateUtc="2026-05-10T20:03:00Z">
        <w:r w:rsidRPr="00AE5C56" w:rsidDel="00D62732">
          <w:rPr>
            <w:rFonts w:ascii="Times New Roman" w:hAnsi="Times New Roman" w:cs="Times New Roman"/>
            <w:bCs/>
          </w:rPr>
          <w:delText>of</w:delText>
        </w:r>
      </w:del>
      <w:r w:rsidRPr="00AE5C56">
        <w:rPr>
          <w:rFonts w:ascii="Times New Roman" w:hAnsi="Times New Roman" w:cs="Times New Roman"/>
          <w:bCs/>
        </w:rPr>
        <w:t xml:space="preserve"> 24.6% for mixed-use facilities and 40.0% for inference-dominant facilities at </w:t>
      </w:r>
      <w:ins w:id="37" w:author="Chris Dunlap" w:date="2026-05-10T15:03:00Z" w16du:dateUtc="2026-05-10T20:03:00Z">
        <w:r w:rsidR="00D62732">
          <w:rPr>
            <w:rFonts w:ascii="Times New Roman" w:hAnsi="Times New Roman" w:cs="Times New Roman"/>
            <w:bCs/>
          </w:rPr>
          <w:t xml:space="preserve">the </w:t>
        </w:r>
      </w:ins>
      <w:r w:rsidRPr="00AE5C56">
        <w:rPr>
          <w:rFonts w:ascii="Times New Roman" w:hAnsi="Times New Roman" w:cs="Times New Roman"/>
          <w:bCs/>
        </w:rPr>
        <w:t xml:space="preserve">single-facility </w:t>
      </w:r>
      <w:del w:id="38" w:author="Chris Dunlap" w:date="2026-05-10T15:04:00Z" w16du:dateUtc="2026-05-10T20:04:00Z">
        <w:r w:rsidRPr="00AE5C56" w:rsidDel="00D62732">
          <w:rPr>
            <w:rFonts w:ascii="Times New Roman" w:hAnsi="Times New Roman" w:cs="Times New Roman"/>
            <w:bCs/>
          </w:rPr>
          <w:delText>scale</w:delText>
        </w:r>
      </w:del>
      <w:ins w:id="39" w:author="Chris Dunlap" w:date="2026-05-10T15:04:00Z" w16du:dateUtc="2026-05-10T20:04:00Z">
        <w:r w:rsidR="00D62732">
          <w:rPr>
            <w:rFonts w:ascii="Times New Roman" w:hAnsi="Times New Roman" w:cs="Times New Roman"/>
            <w:bCs/>
          </w:rPr>
          <w:t>level</w:t>
        </w:r>
      </w:ins>
      <w:ins w:id="40" w:author="Chris Dunlap" w:date="2026-05-11T08:10:00Z" w16du:dateUtc="2026-05-11T13:10:00Z">
        <w:r w:rsidR="00520030">
          <w:rPr>
            <w:rFonts w:ascii="Times New Roman" w:hAnsi="Times New Roman" w:cs="Times New Roman"/>
            <w:bCs/>
          </w:rPr>
          <w:t>.</w:t>
        </w:r>
      </w:ins>
      <w:del w:id="41" w:author="Chris Dunlap" w:date="2026-05-11T08:10:00Z" w16du:dateUtc="2026-05-11T13:10:00Z">
        <w:r w:rsidRPr="00AE5C56" w:rsidDel="00520030">
          <w:rPr>
            <w:rFonts w:ascii="Times New Roman" w:hAnsi="Times New Roman" w:cs="Times New Roman"/>
            <w:bCs/>
          </w:rPr>
          <w:delText>,</w:delText>
        </w:r>
      </w:del>
      <w:r w:rsidRPr="00AE5C56">
        <w:rPr>
          <w:rFonts w:ascii="Times New Roman" w:hAnsi="Times New Roman" w:cs="Times New Roman"/>
          <w:bCs/>
        </w:rPr>
        <w:t xml:space="preserve"> </w:t>
      </w:r>
      <w:ins w:id="42" w:author="Chris Dunlap" w:date="2026-05-10T15:04:00Z" w16du:dateUtc="2026-05-10T20:04:00Z">
        <w:r w:rsidR="00D62732">
          <w:rPr>
            <w:rFonts w:ascii="Times New Roman" w:hAnsi="Times New Roman" w:cs="Times New Roman"/>
            <w:bCs/>
          </w:rPr>
          <w:t xml:space="preserve">These values decrease </w:t>
        </w:r>
      </w:ins>
      <w:del w:id="43" w:author="Chris Dunlap" w:date="2026-05-10T15:04:00Z" w16du:dateUtc="2026-05-10T20:04:00Z">
        <w:r w:rsidRPr="00AE5C56" w:rsidDel="00D62732">
          <w:rPr>
            <w:rFonts w:ascii="Times New Roman" w:hAnsi="Times New Roman" w:cs="Times New Roman"/>
            <w:bCs/>
          </w:rPr>
          <w:delText xml:space="preserve">declining </w:delText>
        </w:r>
      </w:del>
      <w:r w:rsidRPr="00AE5C56">
        <w:rPr>
          <w:rFonts w:ascii="Times New Roman" w:hAnsi="Times New Roman" w:cs="Times New Roman"/>
          <w:bCs/>
        </w:rPr>
        <w:t xml:space="preserve">only </w:t>
      </w:r>
      <w:del w:id="44" w:author="Chris Dunlap" w:date="2026-05-10T15:04:00Z" w16du:dateUtc="2026-05-10T20:04:00Z">
        <w:r w:rsidRPr="00AE5C56" w:rsidDel="00D62732">
          <w:rPr>
            <w:rFonts w:ascii="Times New Roman" w:hAnsi="Times New Roman" w:cs="Times New Roman"/>
            <w:bCs/>
          </w:rPr>
          <w:delText xml:space="preserve">modestly </w:delText>
        </w:r>
      </w:del>
      <w:ins w:id="45" w:author="Chris Dunlap" w:date="2026-05-10T15:04:00Z" w16du:dateUtc="2026-05-10T20:04:00Z">
        <w:r w:rsidR="00D62732">
          <w:rPr>
            <w:rFonts w:ascii="Times New Roman" w:hAnsi="Times New Roman" w:cs="Times New Roman"/>
            <w:bCs/>
          </w:rPr>
          <w:t>slightly</w:t>
        </w:r>
        <w:r w:rsidR="00D62732" w:rsidRPr="00AE5C56">
          <w:rPr>
            <w:rFonts w:ascii="Times New Roman" w:hAnsi="Times New Roman" w:cs="Times New Roman"/>
            <w:bCs/>
          </w:rPr>
          <w:t xml:space="preserve"> </w:t>
        </w:r>
      </w:ins>
      <w:r w:rsidRPr="00AE5C56">
        <w:rPr>
          <w:rFonts w:ascii="Times New Roman" w:hAnsi="Times New Roman" w:cs="Times New Roman"/>
          <w:bCs/>
        </w:rPr>
        <w:t xml:space="preserve">to 24.1% and 38.5% at </w:t>
      </w:r>
      <w:ins w:id="46" w:author="Chris Dunlap" w:date="2026-05-10T15:04:00Z" w16du:dateUtc="2026-05-10T20:04:00Z">
        <w:r w:rsidR="00D62732">
          <w:rPr>
            <w:rFonts w:ascii="Times New Roman" w:hAnsi="Times New Roman" w:cs="Times New Roman"/>
            <w:bCs/>
          </w:rPr>
          <w:t xml:space="preserve">the </w:t>
        </w:r>
      </w:ins>
      <w:r w:rsidRPr="00AE5C56">
        <w:rPr>
          <w:rFonts w:ascii="Times New Roman" w:hAnsi="Times New Roman" w:cs="Times New Roman"/>
          <w:bCs/>
        </w:rPr>
        <w:t>10-GW fleet scale</w:t>
      </w:r>
      <w:ins w:id="47" w:author="Chris Dunlap" w:date="2026-05-10T15:04:00Z" w16du:dateUtc="2026-05-10T20:04:00Z">
        <w:r w:rsidR="00D62732">
          <w:rPr>
            <w:rFonts w:ascii="Times New Roman" w:hAnsi="Times New Roman" w:cs="Times New Roman"/>
            <w:bCs/>
          </w:rPr>
          <w:t>, s</w:t>
        </w:r>
      </w:ins>
      <w:ins w:id="48" w:author="Chris Dunlap" w:date="2026-05-10T15:05:00Z" w16du:dateUtc="2026-05-10T20:05:00Z">
        <w:r w:rsidR="00D62732">
          <w:rPr>
            <w:rFonts w:ascii="Times New Roman" w:hAnsi="Times New Roman" w:cs="Times New Roman"/>
            <w:bCs/>
          </w:rPr>
          <w:t>ince</w:t>
        </w:r>
      </w:ins>
      <w:r w:rsidRPr="00AE5C56">
        <w:rPr>
          <w:rFonts w:ascii="Times New Roman" w:hAnsi="Times New Roman" w:cs="Times New Roman"/>
          <w:bCs/>
        </w:rPr>
        <w:t xml:space="preserve"> </w:t>
      </w:r>
      <w:del w:id="49" w:author="Chris Dunlap" w:date="2026-05-10T15:04:00Z" w16du:dateUtc="2026-05-10T20:04:00Z">
        <w:r w:rsidRPr="00AE5C56" w:rsidDel="00D62732">
          <w:rPr>
            <w:rFonts w:ascii="Times New Roman" w:hAnsi="Times New Roman" w:cs="Times New Roman"/>
            <w:bCs/>
          </w:rPr>
          <w:delText xml:space="preserve">because </w:delText>
        </w:r>
      </w:del>
      <w:r w:rsidRPr="00AE5C56">
        <w:rPr>
          <w:rFonts w:ascii="Times New Roman" w:hAnsi="Times New Roman" w:cs="Times New Roman"/>
          <w:bCs/>
        </w:rPr>
        <w:t xml:space="preserve">deferral and DVFS </w:t>
      </w:r>
      <w:ins w:id="50" w:author="Chris Dunlap" w:date="2026-05-10T15:05:00Z" w16du:dateUtc="2026-05-10T20:05:00Z">
        <w:r w:rsidR="00D62732">
          <w:rPr>
            <w:rFonts w:ascii="Times New Roman" w:hAnsi="Times New Roman" w:cs="Times New Roman"/>
            <w:bCs/>
          </w:rPr>
          <w:t xml:space="preserve">mechanisms </w:t>
        </w:r>
      </w:ins>
      <w:r w:rsidRPr="00AE5C56">
        <w:rPr>
          <w:rFonts w:ascii="Times New Roman" w:hAnsi="Times New Roman" w:cs="Times New Roman"/>
          <w:bCs/>
        </w:rPr>
        <w:t xml:space="preserve">contribute additively </w:t>
      </w:r>
      <w:del w:id="51" w:author="Chris Dunlap" w:date="2026-05-10T15:05:00Z" w16du:dateUtc="2026-05-10T20:05:00Z">
        <w:r w:rsidRPr="00AE5C56" w:rsidDel="00D62732">
          <w:rPr>
            <w:rFonts w:ascii="Times New Roman" w:hAnsi="Times New Roman" w:cs="Times New Roman"/>
            <w:bCs/>
          </w:rPr>
          <w:delText>across mechanism saturation</w:delText>
        </w:r>
      </w:del>
      <w:ins w:id="52" w:author="Chris Dunlap" w:date="2026-05-10T15:05:00Z" w16du:dateUtc="2026-05-10T20:05:00Z">
        <w:r w:rsidR="00D62732">
          <w:rPr>
            <w:rFonts w:ascii="Times New Roman" w:hAnsi="Times New Roman" w:cs="Times New Roman"/>
            <w:bCs/>
          </w:rPr>
          <w:t>as they saturate</w:t>
        </w:r>
      </w:ins>
      <w:r w:rsidRPr="00AE5C56">
        <w:rPr>
          <w:rFonts w:ascii="Times New Roman" w:hAnsi="Times New Roman" w:cs="Times New Roman"/>
          <w:bCs/>
        </w:rPr>
        <w:t xml:space="preserve">. </w:t>
      </w:r>
      <w:ins w:id="53" w:author="Chris Dunlap" w:date="2026-05-10T15:05:00Z" w16du:dateUtc="2026-05-10T20:05:00Z">
        <w:r w:rsidR="0013687C">
          <w:rPr>
            <w:rFonts w:ascii="Times New Roman" w:hAnsi="Times New Roman" w:cs="Times New Roman"/>
            <w:bCs/>
          </w:rPr>
          <w:t>Finally, most</w:t>
        </w:r>
      </w:ins>
      <w:del w:id="54" w:author="Chris Dunlap" w:date="2026-05-10T15:57:00Z" w16du:dateUtc="2026-05-10T20:57:00Z">
        <w:r w:rsidR="00851C78" w:rsidDel="00425D1D">
          <w:rPr>
            <w:rFonts w:ascii="Times New Roman" w:hAnsi="Times New Roman" w:cs="Times New Roman"/>
            <w:bCs/>
          </w:rPr>
          <w:delText>We further show that t</w:delText>
        </w:r>
        <w:r w:rsidRPr="00AE5C56" w:rsidDel="00425D1D">
          <w:rPr>
            <w:rFonts w:ascii="Times New Roman" w:hAnsi="Times New Roman" w:cs="Times New Roman"/>
            <w:bCs/>
          </w:rPr>
          <w:delText>he dominant</w:delText>
        </w:r>
      </w:del>
      <w:r w:rsidRPr="00AE5C56">
        <w:rPr>
          <w:rFonts w:ascii="Times New Roman" w:hAnsi="Times New Roman" w:cs="Times New Roman"/>
          <w:bCs/>
        </w:rPr>
        <w:t xml:space="preserve"> remaining uncertainties</w:t>
      </w:r>
      <w:ins w:id="55" w:author="Chris Dunlap" w:date="2026-05-10T14:00:00Z" w16du:dateUtc="2026-05-10T19:00:00Z">
        <w:r w:rsidR="007C5075">
          <w:rPr>
            <w:rFonts w:ascii="Times New Roman" w:hAnsi="Times New Roman" w:cs="Times New Roman"/>
            <w:bCs/>
          </w:rPr>
          <w:t xml:space="preserve"> </w:t>
        </w:r>
      </w:ins>
      <w:ins w:id="56" w:author="Chris Dunlap" w:date="2026-05-10T15:57:00Z" w16du:dateUtc="2026-05-10T20:57:00Z">
        <w:r w:rsidR="00425D1D">
          <w:rPr>
            <w:rFonts w:ascii="Times New Roman" w:hAnsi="Times New Roman" w:cs="Times New Roman"/>
            <w:bCs/>
          </w:rPr>
          <w:t>such as</w:t>
        </w:r>
      </w:ins>
      <w:del w:id="57" w:author="Chris Dunlap" w:date="2026-05-10T15:58:00Z" w16du:dateUtc="2026-05-10T20:58:00Z">
        <w:r w:rsidRPr="00AE5C56" w:rsidDel="00425D1D">
          <w:rPr>
            <w:rFonts w:ascii="Times New Roman" w:hAnsi="Times New Roman" w:cs="Times New Roman"/>
            <w:bCs/>
          </w:rPr>
          <w:delText xml:space="preserve"> </w:delText>
        </w:r>
      </w:del>
      <w:del w:id="58" w:author="Chris Dunlap" w:date="2026-05-10T14:00:00Z" w16du:dateUtc="2026-05-10T19:00:00Z">
        <w:r w:rsidR="00851C78" w:rsidDel="007C5075">
          <w:rPr>
            <w:rFonts w:ascii="Times New Roman" w:hAnsi="Times New Roman" w:cs="Times New Roman"/>
            <w:bCs/>
          </w:rPr>
          <w:delText>of</w:delText>
        </w:r>
        <w:r w:rsidRPr="00AE5C56" w:rsidDel="007C5075">
          <w:rPr>
            <w:rFonts w:ascii="Times New Roman" w:hAnsi="Times New Roman" w:cs="Times New Roman"/>
            <w:bCs/>
          </w:rPr>
          <w:delText xml:space="preserve"> </w:delText>
        </w:r>
      </w:del>
      <w:ins w:id="59" w:author="Chris Dunlap" w:date="2026-05-10T15:58:00Z" w16du:dateUtc="2026-05-10T20:58:00Z">
        <w:r w:rsidR="00425D1D">
          <w:rPr>
            <w:rFonts w:ascii="Times New Roman" w:hAnsi="Times New Roman" w:cs="Times New Roman"/>
            <w:bCs/>
          </w:rPr>
          <w:t xml:space="preserve"> </w:t>
        </w:r>
      </w:ins>
      <w:r w:rsidRPr="00AE5C56">
        <w:rPr>
          <w:rFonts w:ascii="Times New Roman" w:hAnsi="Times New Roman" w:cs="Times New Roman"/>
          <w:bCs/>
        </w:rPr>
        <w:t>destination utilization, contractual workload pinning, and post-stress recovery coordination</w:t>
      </w:r>
      <w:ins w:id="60" w:author="Chris Dunlap" w:date="2026-05-10T15:58:00Z" w16du:dateUtc="2026-05-10T20:58:00Z">
        <w:r w:rsidR="00425D1D">
          <w:rPr>
            <w:rFonts w:ascii="Times New Roman" w:hAnsi="Times New Roman" w:cs="Times New Roman"/>
            <w:bCs/>
          </w:rPr>
          <w:t xml:space="preserve"> are found to be institutional challenges, not physical limitations.</w:t>
        </w:r>
      </w:ins>
      <w:del w:id="61" w:author="Chris Dunlap" w:date="2026-05-10T14:00:00Z" w16du:dateUtc="2026-05-10T19:00:00Z">
        <w:r w:rsidRPr="00AE5C56" w:rsidDel="007C5075">
          <w:rPr>
            <w:rFonts w:ascii="Times New Roman" w:hAnsi="Times New Roman" w:cs="Times New Roman"/>
            <w:bCs/>
          </w:rPr>
          <w:delText xml:space="preserve"> are institutional rather than physical</w:delText>
        </w:r>
      </w:del>
      <w:r w:rsidRPr="00AE5C56">
        <w:rPr>
          <w:rFonts w:ascii="Times New Roman" w:hAnsi="Times New Roman" w:cs="Times New Roman"/>
          <w:bCs/>
        </w:rPr>
        <w:t>.</w:t>
      </w:r>
      <w:r w:rsidR="001C0C7F">
        <w:rPr>
          <w:rFonts w:ascii="Times New Roman" w:hAnsi="Times New Roman" w:cs="Times New Roman"/>
          <w:bCs/>
        </w:rPr>
        <w:t xml:space="preserve"> </w:t>
      </w:r>
    </w:p>
    <w:p w14:paraId="73E0D44C" w14:textId="77777777" w:rsidR="00851C78" w:rsidRPr="001D6E1E" w:rsidRDefault="00851C78" w:rsidP="001D6E1E">
      <w:pPr>
        <w:pBdr>
          <w:bottom w:val="single" w:sz="12" w:space="1" w:color="auto"/>
        </w:pBdr>
        <w:rPr>
          <w:rFonts w:ascii="Times New Roman" w:hAnsi="Times New Roman" w:cs="Times New Roman"/>
          <w:bCs/>
        </w:rPr>
      </w:pPr>
    </w:p>
    <w:p w14:paraId="6247CCCD" w14:textId="0281001E" w:rsidR="00425D1D" w:rsidRPr="00520030" w:rsidRDefault="00425D1D" w:rsidP="001D6E1E">
      <w:pPr>
        <w:rPr>
          <w:ins w:id="62" w:author="Chris Dunlap" w:date="2026-05-10T15:58:00Z" w16du:dateUtc="2026-05-10T20:58:00Z"/>
          <w:rFonts w:ascii="Times New Roman" w:hAnsi="Times New Roman" w:cs="Times New Roman"/>
          <w:bCs/>
        </w:rPr>
      </w:pPr>
      <w:ins w:id="63" w:author="Chris Dunlap" w:date="2026-05-10T15:59:00Z" w16du:dateUtc="2026-05-10T20:59:00Z">
        <w:r w:rsidRPr="00520030">
          <w:rPr>
            <w:rFonts w:ascii="Times New Roman" w:hAnsi="Times New Roman" w:cs="Times New Roman"/>
            <w:b/>
            <w:u w:val="single"/>
            <w:rPrChange w:id="64" w:author="Chris Dunlap" w:date="2026-05-11T08:14:00Z" w16du:dateUtc="2026-05-11T13:14:00Z">
              <w:rPr>
                <w:rFonts w:ascii="Times New Roman" w:hAnsi="Times New Roman" w:cs="Times New Roman"/>
                <w:b/>
                <w:sz w:val="28"/>
                <w:szCs w:val="28"/>
                <w:u w:val="single"/>
              </w:rPr>
            </w:rPrChange>
          </w:rPr>
          <w:t>Introduction</w:t>
        </w:r>
      </w:ins>
    </w:p>
    <w:p w14:paraId="2A8E9C19" w14:textId="17F55F17" w:rsidR="00F125CC" w:rsidRDefault="001D6E1E" w:rsidP="001D6E1E">
      <w:pPr>
        <w:rPr>
          <w:rFonts w:ascii="Times New Roman" w:hAnsi="Times New Roman" w:cs="Times New Roman"/>
          <w:bCs/>
        </w:rPr>
      </w:pPr>
      <w:r w:rsidRPr="001D6E1E">
        <w:rPr>
          <w:rFonts w:ascii="Times New Roman" w:hAnsi="Times New Roman" w:cs="Times New Roman"/>
          <w:bCs/>
        </w:rPr>
        <w:t>In PJM Interconnection</w:t>
      </w:r>
      <w:ins w:id="65" w:author="Chris Dunlap" w:date="2026-05-11T08:11:00Z" w16du:dateUtc="2026-05-11T13:11:00Z">
        <w:r w:rsidR="00520030">
          <w:rPr>
            <w:rStyle w:val="FootnoteReference"/>
            <w:rFonts w:ascii="Times New Roman" w:hAnsi="Times New Roman" w:cs="Times New Roman"/>
            <w:bCs/>
          </w:rPr>
          <w:footnoteReference w:id="1"/>
        </w:r>
      </w:ins>
      <w:del w:id="71" w:author="Chris Dunlap" w:date="2026-05-11T08:11:00Z" w16du:dateUtc="2026-05-11T13:11:00Z">
        <w:r w:rsidRPr="001D6E1E" w:rsidDel="00520030">
          <w:rPr>
            <w:rFonts w:ascii="Times New Roman" w:hAnsi="Times New Roman" w:cs="Times New Roman"/>
            <w:bCs/>
          </w:rPr>
          <w:delText>,</w:delText>
        </w:r>
      </w:del>
      <w:r w:rsidRPr="001D6E1E">
        <w:rPr>
          <w:rFonts w:ascii="Times New Roman" w:hAnsi="Times New Roman" w:cs="Times New Roman"/>
          <w:bCs/>
        </w:rPr>
        <w:t xml:space="preserve"> the 2027/2028 capacity auction fell 6.6 GW short of the reliability requirement</w:t>
      </w:r>
      <w:r w:rsidR="00633130">
        <w:rPr>
          <w:rFonts w:ascii="Times New Roman" w:hAnsi="Times New Roman" w:cs="Times New Roman"/>
          <w:bCs/>
        </w:rPr>
        <w:t>[1]</w:t>
      </w:r>
      <w:r w:rsidR="00114017">
        <w:rPr>
          <w:rFonts w:ascii="Times New Roman" w:hAnsi="Times New Roman" w:cs="Times New Roman"/>
          <w:bCs/>
        </w:rPr>
        <w:t>.</w:t>
      </w:r>
      <w:r w:rsidR="00D8254E">
        <w:rPr>
          <w:rFonts w:ascii="Times New Roman" w:hAnsi="Times New Roman" w:cs="Times New Roman"/>
          <w:bCs/>
        </w:rPr>
        <w:t xml:space="preserve"> </w:t>
      </w:r>
      <w:ins w:id="72" w:author="Chris Dunlap" w:date="2026-05-10T16:00:00Z" w16du:dateUtc="2026-05-10T21:00:00Z">
        <w:r w:rsidR="00425D1D">
          <w:rPr>
            <w:rFonts w:ascii="Times New Roman" w:hAnsi="Times New Roman" w:cs="Times New Roman"/>
            <w:bCs/>
          </w:rPr>
          <w:t xml:space="preserve">PJM’s 2026 Long-Term Load Forecast projects large load </w:t>
        </w:r>
      </w:ins>
      <w:del w:id="73" w:author="Chris Dunlap" w:date="2026-05-10T16:00:00Z" w16du:dateUtc="2026-05-10T21:00:00Z">
        <w:r w:rsidR="00D8254E" w:rsidDel="00425D1D">
          <w:rPr>
            <w:rFonts w:ascii="Times New Roman" w:hAnsi="Times New Roman" w:cs="Times New Roman"/>
            <w:bCs/>
          </w:rPr>
          <w:delText>L</w:delText>
        </w:r>
        <w:r w:rsidRPr="001D6E1E" w:rsidDel="00425D1D">
          <w:rPr>
            <w:rFonts w:ascii="Times New Roman" w:hAnsi="Times New Roman" w:cs="Times New Roman"/>
            <w:bCs/>
          </w:rPr>
          <w:delText>arge load adjustments</w:delText>
        </w:r>
      </w:del>
      <w:ins w:id="74" w:author="Chris Dunlap" w:date="2026-05-10T16:01:00Z" w16du:dateUtc="2026-05-10T21:01:00Z">
        <w:r w:rsidR="00425D1D">
          <w:rPr>
            <w:rFonts w:ascii="Times New Roman" w:hAnsi="Times New Roman" w:cs="Times New Roman"/>
            <w:bCs/>
          </w:rPr>
          <w:t xml:space="preserve"> increases </w:t>
        </w:r>
      </w:ins>
      <w:ins w:id="75" w:author="Chris Dunlap" w:date="2026-05-11T08:12:00Z" w16du:dateUtc="2026-05-11T13:12:00Z">
        <w:r w:rsidR="00520030">
          <w:rPr>
            <w:rFonts w:ascii="Times New Roman" w:hAnsi="Times New Roman" w:cs="Times New Roman"/>
            <w:bCs/>
          </w:rPr>
          <w:softHyphen/>
          <w:t>—</w:t>
        </w:r>
      </w:ins>
      <w:ins w:id="76" w:author="Chris Dunlap" w:date="2026-05-10T16:01:00Z" w16du:dateUtc="2026-05-10T21:01:00Z">
        <w:r w:rsidR="00425D1D">
          <w:rPr>
            <w:rFonts w:ascii="Times New Roman" w:hAnsi="Times New Roman" w:cs="Times New Roman"/>
            <w:bCs/>
          </w:rPr>
          <w:t xml:space="preserve"> primarily from data centers</w:t>
        </w:r>
      </w:ins>
      <w:ins w:id="77" w:author="Chris Dunlap" w:date="2026-05-11T08:13:00Z" w16du:dateUtc="2026-05-11T13:13:00Z">
        <w:r w:rsidR="00520030">
          <w:rPr>
            <w:rFonts w:ascii="Times New Roman" w:hAnsi="Times New Roman" w:cs="Times New Roman"/>
            <w:bCs/>
          </w:rPr>
          <w:t xml:space="preserve"> —</w:t>
        </w:r>
      </w:ins>
      <w:ins w:id="78" w:author="Chris Dunlap" w:date="2026-05-10T16:01:00Z" w16du:dateUtc="2026-05-10T21:01:00Z">
        <w:r w:rsidR="00425D1D">
          <w:rPr>
            <w:rFonts w:ascii="Times New Roman" w:hAnsi="Times New Roman" w:cs="Times New Roman"/>
            <w:bCs/>
          </w:rPr>
          <w:t xml:space="preserve"> totaling 33.7 GW by 2030, which </w:t>
        </w:r>
      </w:ins>
      <w:ins w:id="79" w:author="Chris Dunlap" w:date="2026-05-10T16:02:00Z" w16du:dateUtc="2026-05-10T21:02:00Z">
        <w:r w:rsidR="00425D1D">
          <w:rPr>
            <w:rFonts w:ascii="Times New Roman" w:hAnsi="Times New Roman" w:cs="Times New Roman"/>
            <w:bCs/>
          </w:rPr>
          <w:t>accounts for nearly</w:t>
        </w:r>
      </w:ins>
      <w:del w:id="80" w:author="Chris Dunlap" w:date="2026-05-10T16:01:00Z" w16du:dateUtc="2026-05-10T21:01:00Z">
        <w:r w:rsidR="004309E8" w:rsidDel="00425D1D">
          <w:rPr>
            <w:rFonts w:ascii="Times New Roman" w:hAnsi="Times New Roman" w:cs="Times New Roman"/>
            <w:bCs/>
          </w:rPr>
          <w:delText>,</w:delText>
        </w:r>
        <w:r w:rsidRPr="001D6E1E" w:rsidDel="00425D1D">
          <w:rPr>
            <w:rFonts w:ascii="Times New Roman" w:hAnsi="Times New Roman" w:cs="Times New Roman"/>
            <w:bCs/>
          </w:rPr>
          <w:delText xml:space="preserve"> predominantly for data centers</w:delText>
        </w:r>
        <w:r w:rsidR="00D8254E" w:rsidDel="00425D1D">
          <w:rPr>
            <w:rFonts w:ascii="Times New Roman" w:hAnsi="Times New Roman" w:cs="Times New Roman"/>
            <w:bCs/>
          </w:rPr>
          <w:delText>,</w:delText>
        </w:r>
        <w:r w:rsidRPr="001D6E1E" w:rsidDel="00425D1D">
          <w:rPr>
            <w:rFonts w:ascii="Times New Roman" w:hAnsi="Times New Roman" w:cs="Times New Roman"/>
            <w:bCs/>
          </w:rPr>
          <w:delText xml:space="preserve"> total 33.7 GW by 2030 in PJM's 2026 Long-Term Load Forecast and account for effectively</w:delText>
        </w:r>
      </w:del>
      <w:r w:rsidRPr="001D6E1E">
        <w:rPr>
          <w:rFonts w:ascii="Times New Roman" w:hAnsi="Times New Roman" w:cs="Times New Roman"/>
          <w:bCs/>
        </w:rPr>
        <w:t xml:space="preserve"> all net peak demand growth</w:t>
      </w:r>
      <w:ins w:id="81" w:author="Chris Dunlap" w:date="2026-05-10T16:02:00Z" w16du:dateUtc="2026-05-10T21:02:00Z">
        <w:r w:rsidR="00425D1D">
          <w:rPr>
            <w:rFonts w:ascii="Times New Roman" w:hAnsi="Times New Roman" w:cs="Times New Roman"/>
            <w:bCs/>
          </w:rPr>
          <w:t xml:space="preserve"> in the region</w:t>
        </w:r>
      </w:ins>
      <w:r w:rsidR="00633130">
        <w:rPr>
          <w:rFonts w:ascii="Times New Roman" w:hAnsi="Times New Roman" w:cs="Times New Roman"/>
          <w:bCs/>
        </w:rPr>
        <w:t>[2]</w:t>
      </w:r>
      <w:r w:rsidR="00114017">
        <w:rPr>
          <w:rFonts w:ascii="Times New Roman" w:hAnsi="Times New Roman" w:cs="Times New Roman"/>
          <w:bCs/>
        </w:rPr>
        <w:t>.</w:t>
      </w:r>
      <w:r w:rsidRPr="001D6E1E">
        <w:rPr>
          <w:rFonts w:ascii="Times New Roman" w:hAnsi="Times New Roman" w:cs="Times New Roman"/>
          <w:bCs/>
        </w:rPr>
        <w:t xml:space="preserve"> </w:t>
      </w:r>
      <w:r w:rsidR="00773591">
        <w:rPr>
          <w:rFonts w:ascii="Times New Roman" w:hAnsi="Times New Roman" w:cs="Times New Roman"/>
          <w:bCs/>
        </w:rPr>
        <w:t>At the same</w:t>
      </w:r>
      <w:ins w:id="82" w:author="Chris Dunlap" w:date="2026-05-11T08:13:00Z" w16du:dateUtc="2026-05-11T13:13:00Z">
        <w:r w:rsidR="00520030">
          <w:rPr>
            <w:rFonts w:ascii="Times New Roman" w:hAnsi="Times New Roman" w:cs="Times New Roman"/>
            <w:bCs/>
          </w:rPr>
          <w:t xml:space="preserve"> time</w:t>
        </w:r>
      </w:ins>
      <w:r w:rsidR="00851C78">
        <w:rPr>
          <w:rFonts w:ascii="Times New Roman" w:hAnsi="Times New Roman" w:cs="Times New Roman"/>
          <w:bCs/>
        </w:rPr>
        <w:t xml:space="preserve">, </w:t>
      </w:r>
      <w:ins w:id="83" w:author="Chris Dunlap" w:date="2026-05-10T16:02:00Z" w16du:dateUtc="2026-05-10T21:02:00Z">
        <w:r w:rsidR="00425D1D">
          <w:rPr>
            <w:rFonts w:ascii="Times New Roman" w:hAnsi="Times New Roman" w:cs="Times New Roman"/>
            <w:bCs/>
          </w:rPr>
          <w:t xml:space="preserve">new </w:t>
        </w:r>
      </w:ins>
      <w:r w:rsidR="00851C78">
        <w:rPr>
          <w:rFonts w:ascii="Times New Roman" w:hAnsi="Times New Roman" w:cs="Times New Roman"/>
          <w:bCs/>
        </w:rPr>
        <w:t>g</w:t>
      </w:r>
      <w:r w:rsidRPr="001D6E1E">
        <w:rPr>
          <w:rFonts w:ascii="Times New Roman" w:hAnsi="Times New Roman" w:cs="Times New Roman"/>
          <w:bCs/>
        </w:rPr>
        <w:t xml:space="preserve">eneration and storage projects </w:t>
      </w:r>
      <w:r w:rsidR="00773591">
        <w:rPr>
          <w:rFonts w:ascii="Times New Roman" w:hAnsi="Times New Roman" w:cs="Times New Roman"/>
          <w:bCs/>
        </w:rPr>
        <w:t>face</w:t>
      </w:r>
      <w:r w:rsidRPr="001D6E1E">
        <w:rPr>
          <w:rFonts w:ascii="Times New Roman" w:hAnsi="Times New Roman" w:cs="Times New Roman"/>
          <w:bCs/>
        </w:rPr>
        <w:t xml:space="preserve"> median completion timelines </w:t>
      </w:r>
      <w:del w:id="84" w:author="Chris Dunlap" w:date="2026-05-10T16:02:00Z" w16du:dateUtc="2026-05-10T21:02:00Z">
        <w:r w:rsidRPr="001D6E1E" w:rsidDel="00425D1D">
          <w:rPr>
            <w:rFonts w:ascii="Times New Roman" w:hAnsi="Times New Roman" w:cs="Times New Roman"/>
            <w:bCs/>
          </w:rPr>
          <w:delText xml:space="preserve">exceeding </w:delText>
        </w:r>
      </w:del>
      <w:ins w:id="85" w:author="Chris Dunlap" w:date="2026-05-10T16:02:00Z" w16du:dateUtc="2026-05-10T21:02:00Z">
        <w:r w:rsidR="00425D1D">
          <w:rPr>
            <w:rFonts w:ascii="Times New Roman" w:hAnsi="Times New Roman" w:cs="Times New Roman"/>
            <w:bCs/>
          </w:rPr>
          <w:t>of over</w:t>
        </w:r>
        <w:r w:rsidR="00425D1D" w:rsidRPr="001D6E1E">
          <w:rPr>
            <w:rFonts w:ascii="Times New Roman" w:hAnsi="Times New Roman" w:cs="Times New Roman"/>
            <w:bCs/>
          </w:rPr>
          <w:t xml:space="preserve"> </w:t>
        </w:r>
      </w:ins>
      <w:r w:rsidRPr="001D6E1E">
        <w:rPr>
          <w:rFonts w:ascii="Times New Roman" w:hAnsi="Times New Roman" w:cs="Times New Roman"/>
          <w:bCs/>
        </w:rPr>
        <w:t xml:space="preserve">five years, with only 13% </w:t>
      </w:r>
      <w:ins w:id="86" w:author="Chris Dunlap" w:date="2026-05-10T16:03:00Z" w16du:dateUtc="2026-05-10T21:03:00Z">
        <w:r w:rsidR="00425D1D">
          <w:rPr>
            <w:rFonts w:ascii="Times New Roman" w:hAnsi="Times New Roman" w:cs="Times New Roman"/>
            <w:bCs/>
          </w:rPr>
          <w:t xml:space="preserve">of projects </w:t>
        </w:r>
      </w:ins>
      <w:r w:rsidRPr="001D6E1E">
        <w:rPr>
          <w:rFonts w:ascii="Times New Roman" w:hAnsi="Times New Roman" w:cs="Times New Roman"/>
          <w:bCs/>
        </w:rPr>
        <w:t>reaching commercial operation</w:t>
      </w:r>
      <w:r w:rsidR="00633130">
        <w:rPr>
          <w:rFonts w:ascii="Times New Roman" w:hAnsi="Times New Roman" w:cs="Times New Roman"/>
          <w:bCs/>
        </w:rPr>
        <w:t>[3]</w:t>
      </w:r>
      <w:ins w:id="87" w:author="Chris Dunlap" w:date="2026-05-10T16:07:00Z" w16du:dateUtc="2026-05-10T21:07:00Z">
        <w:r w:rsidR="00FA5EEA">
          <w:rPr>
            <w:rFonts w:ascii="Times New Roman" w:hAnsi="Times New Roman" w:cs="Times New Roman"/>
            <w:bCs/>
          </w:rPr>
          <w:t>.</w:t>
        </w:r>
      </w:ins>
      <w:del w:id="88" w:author="Chris Dunlap" w:date="2026-05-10T16:07:00Z" w16du:dateUtc="2026-05-10T21:07:00Z">
        <w:r w:rsidRPr="001D6E1E" w:rsidDel="00FA5EEA">
          <w:rPr>
            <w:rFonts w:ascii="Times New Roman" w:hAnsi="Times New Roman" w:cs="Times New Roman"/>
            <w:bCs/>
          </w:rPr>
          <w:delText>,</w:delText>
        </w:r>
      </w:del>
      <w:r w:rsidRPr="001D6E1E">
        <w:rPr>
          <w:rFonts w:ascii="Times New Roman" w:hAnsi="Times New Roman" w:cs="Times New Roman"/>
          <w:bCs/>
        </w:rPr>
        <w:t xml:space="preserve"> </w:t>
      </w:r>
      <w:del w:id="89" w:author="Chris Dunlap" w:date="2026-05-10T16:07:00Z" w16du:dateUtc="2026-05-10T21:07:00Z">
        <w:r w:rsidRPr="001D6E1E" w:rsidDel="00FA5EEA">
          <w:rPr>
            <w:rFonts w:ascii="Times New Roman" w:hAnsi="Times New Roman" w:cs="Times New Roman"/>
            <w:bCs/>
          </w:rPr>
          <w:delText>and p</w:delText>
        </w:r>
      </w:del>
      <w:ins w:id="90" w:author="Chris Dunlap" w:date="2026-05-10T16:07:00Z" w16du:dateUtc="2026-05-10T21:07:00Z">
        <w:r w:rsidR="00FA5EEA">
          <w:rPr>
            <w:rFonts w:ascii="Times New Roman" w:hAnsi="Times New Roman" w:cs="Times New Roman"/>
            <w:bCs/>
          </w:rPr>
          <w:t>P</w:t>
        </w:r>
      </w:ins>
      <w:r w:rsidRPr="001D6E1E">
        <w:rPr>
          <w:rFonts w:ascii="Times New Roman" w:hAnsi="Times New Roman" w:cs="Times New Roman"/>
          <w:bCs/>
        </w:rPr>
        <w:t xml:space="preserve">ermitting and </w:t>
      </w:r>
      <w:del w:id="91" w:author="Chris Dunlap" w:date="2026-05-10T16:07:00Z" w16du:dateUtc="2026-05-10T21:07:00Z">
        <w:r w:rsidRPr="001D6E1E" w:rsidDel="00FA5EEA">
          <w:rPr>
            <w:rFonts w:ascii="Times New Roman" w:hAnsi="Times New Roman" w:cs="Times New Roman"/>
            <w:bCs/>
          </w:rPr>
          <w:delText xml:space="preserve">equipment </w:delText>
        </w:r>
      </w:del>
      <w:r w:rsidRPr="001D6E1E">
        <w:rPr>
          <w:rFonts w:ascii="Times New Roman" w:hAnsi="Times New Roman" w:cs="Times New Roman"/>
          <w:bCs/>
        </w:rPr>
        <w:t>supply</w:t>
      </w:r>
      <w:r w:rsidR="00C20B6C">
        <w:rPr>
          <w:rFonts w:ascii="Times New Roman" w:hAnsi="Times New Roman" w:cs="Times New Roman"/>
          <w:bCs/>
        </w:rPr>
        <w:t>-chain bottlenecks</w:t>
      </w:r>
      <w:r w:rsidRPr="001D6E1E">
        <w:rPr>
          <w:rFonts w:ascii="Times New Roman" w:hAnsi="Times New Roman" w:cs="Times New Roman"/>
          <w:bCs/>
        </w:rPr>
        <w:t xml:space="preserve"> </w:t>
      </w:r>
      <w:ins w:id="92" w:author="Chris Dunlap" w:date="2026-05-10T16:07:00Z" w16du:dateUtc="2026-05-10T21:07:00Z">
        <w:r w:rsidR="00FA5EEA">
          <w:rPr>
            <w:rFonts w:ascii="Times New Roman" w:hAnsi="Times New Roman" w:cs="Times New Roman"/>
            <w:bCs/>
          </w:rPr>
          <w:t xml:space="preserve">remain major hurdles that </w:t>
        </w:r>
      </w:ins>
      <w:r w:rsidRPr="001D6E1E">
        <w:rPr>
          <w:rFonts w:ascii="Times New Roman" w:hAnsi="Times New Roman" w:cs="Times New Roman"/>
          <w:bCs/>
        </w:rPr>
        <w:t xml:space="preserve">cannot be </w:t>
      </w:r>
      <w:ins w:id="93" w:author="Chris Dunlap" w:date="2026-05-10T16:07:00Z" w16du:dateUtc="2026-05-10T21:07:00Z">
        <w:r w:rsidR="00FA5EEA">
          <w:rPr>
            <w:rFonts w:ascii="Times New Roman" w:hAnsi="Times New Roman" w:cs="Times New Roman"/>
            <w:bCs/>
          </w:rPr>
          <w:t xml:space="preserve">resolved simply by </w:t>
        </w:r>
      </w:ins>
      <w:ins w:id="94" w:author="Chris Dunlap" w:date="2026-05-10T16:08:00Z" w16du:dateUtc="2026-05-10T21:08:00Z">
        <w:r w:rsidR="00FA5EEA">
          <w:rPr>
            <w:rFonts w:ascii="Times New Roman" w:hAnsi="Times New Roman" w:cs="Times New Roman"/>
            <w:bCs/>
          </w:rPr>
          <w:t>investing more capital</w:t>
        </w:r>
      </w:ins>
      <w:del w:id="95" w:author="Chris Dunlap" w:date="2026-05-10T16:08:00Z" w16du:dateUtc="2026-05-10T21:08:00Z">
        <w:r w:rsidRPr="001D6E1E" w:rsidDel="00FA5EEA">
          <w:rPr>
            <w:rFonts w:ascii="Times New Roman" w:hAnsi="Times New Roman" w:cs="Times New Roman"/>
            <w:bCs/>
          </w:rPr>
          <w:delText>compressed by capital alone</w:delText>
        </w:r>
      </w:del>
      <w:r w:rsidRPr="001D6E1E">
        <w:rPr>
          <w:rFonts w:ascii="Times New Roman" w:hAnsi="Times New Roman" w:cs="Times New Roman"/>
          <w:bCs/>
        </w:rPr>
        <w:t xml:space="preserve">. </w:t>
      </w:r>
    </w:p>
    <w:p w14:paraId="131E9D02" w14:textId="4F902FB8" w:rsidR="00F125CC" w:rsidRDefault="00FA5EEA" w:rsidP="001D6E1E">
      <w:pPr>
        <w:rPr>
          <w:rFonts w:ascii="Times New Roman" w:hAnsi="Times New Roman" w:cs="Times New Roman"/>
          <w:bCs/>
        </w:rPr>
      </w:pPr>
      <w:ins w:id="96" w:author="Chris Dunlap" w:date="2026-05-10T16:08:00Z" w16du:dateUtc="2026-05-10T21:08:00Z">
        <w:r>
          <w:rPr>
            <w:rFonts w:ascii="Times New Roman" w:hAnsi="Times New Roman" w:cs="Times New Roman"/>
            <w:bCs/>
          </w:rPr>
          <w:lastRenderedPageBreak/>
          <w:t>Current r</w:t>
        </w:r>
      </w:ins>
      <w:ins w:id="97" w:author="Chris Dunlap" w:date="2026-05-10T14:10:00Z">
        <w:r w:rsidR="00491040" w:rsidRPr="00491040">
          <w:rPr>
            <w:rFonts w:ascii="Times New Roman" w:hAnsi="Times New Roman" w:cs="Times New Roman"/>
            <w:bCs/>
          </w:rPr>
          <w:t>esource adequacy planning treats data-center load</w:t>
        </w:r>
      </w:ins>
      <w:ins w:id="98" w:author="Chris Dunlap" w:date="2026-05-10T16:09:00Z" w16du:dateUtc="2026-05-10T21:09:00Z">
        <w:r>
          <w:rPr>
            <w:rFonts w:ascii="Times New Roman" w:hAnsi="Times New Roman" w:cs="Times New Roman"/>
            <w:bCs/>
          </w:rPr>
          <w:t>s</w:t>
        </w:r>
      </w:ins>
      <w:ins w:id="99" w:author="Chris Dunlap" w:date="2026-05-10T14:10:00Z">
        <w:r w:rsidR="00491040" w:rsidRPr="00491040">
          <w:rPr>
            <w:rFonts w:ascii="Times New Roman" w:hAnsi="Times New Roman" w:cs="Times New Roman"/>
            <w:bCs/>
          </w:rPr>
          <w:t xml:space="preserve"> as firm at each facility, </w:t>
        </w:r>
      </w:ins>
      <w:ins w:id="100" w:author="Chris Dunlap" w:date="2026-05-10T16:09:00Z" w16du:dateUtc="2026-05-10T21:09:00Z">
        <w:r>
          <w:rPr>
            <w:rFonts w:ascii="Times New Roman" w:hAnsi="Times New Roman" w:cs="Times New Roman"/>
            <w:bCs/>
          </w:rPr>
          <w:t xml:space="preserve">meaning every </w:t>
        </w:r>
      </w:ins>
      <w:ins w:id="101" w:author="Chris Dunlap" w:date="2026-05-10T16:10:00Z" w16du:dateUtc="2026-05-10T21:10:00Z">
        <w:r>
          <w:rPr>
            <w:rFonts w:ascii="Times New Roman" w:hAnsi="Times New Roman" w:cs="Times New Roman"/>
            <w:bCs/>
          </w:rPr>
          <w:t xml:space="preserve">additional megawatt requires </w:t>
        </w:r>
      </w:ins>
      <w:ins w:id="102" w:author="Chris Dunlap" w:date="2026-05-10T14:10:00Z">
        <w:r w:rsidR="00491040" w:rsidRPr="00491040">
          <w:rPr>
            <w:rFonts w:ascii="Times New Roman" w:hAnsi="Times New Roman" w:cs="Times New Roman"/>
            <w:bCs/>
          </w:rPr>
          <w:t xml:space="preserve">corresponding procurement of generating capacity and reserve margin. </w:t>
        </w:r>
      </w:ins>
      <w:del w:id="103" w:author="Chris Dunlap" w:date="2026-05-10T14:10:00Z" w16du:dateUtc="2026-05-10T19:10:00Z">
        <w:r w:rsidR="00F125CC" w:rsidRPr="001D6E1E" w:rsidDel="00491040">
          <w:rPr>
            <w:rFonts w:ascii="Times New Roman" w:hAnsi="Times New Roman" w:cs="Times New Roman"/>
            <w:bCs/>
          </w:rPr>
          <w:delText xml:space="preserve">Resource adequacy planning </w:delText>
        </w:r>
        <w:r w:rsidR="00F125CC" w:rsidDel="00491040">
          <w:rPr>
            <w:rFonts w:ascii="Times New Roman" w:hAnsi="Times New Roman" w:cs="Times New Roman"/>
            <w:bCs/>
          </w:rPr>
          <w:delText>currently treats</w:delText>
        </w:r>
        <w:r w:rsidR="00F125CC" w:rsidRPr="001D6E1E" w:rsidDel="00491040">
          <w:rPr>
            <w:rFonts w:ascii="Times New Roman" w:hAnsi="Times New Roman" w:cs="Times New Roman"/>
            <w:bCs/>
          </w:rPr>
          <w:delText xml:space="preserve"> data-center load as firm at each facility, requiring corresponding procurement of generating capacity </w:delText>
        </w:r>
        <w:r w:rsidR="00F125CC" w:rsidDel="00491040">
          <w:rPr>
            <w:rFonts w:ascii="Times New Roman" w:hAnsi="Times New Roman" w:cs="Times New Roman"/>
            <w:bCs/>
          </w:rPr>
          <w:delText>and</w:delText>
        </w:r>
        <w:r w:rsidR="00F125CC" w:rsidRPr="001D6E1E" w:rsidDel="00491040">
          <w:rPr>
            <w:rFonts w:ascii="Times New Roman" w:hAnsi="Times New Roman" w:cs="Times New Roman"/>
            <w:bCs/>
          </w:rPr>
          <w:delText xml:space="preserve"> reserve margin for every additional megawatt</w:delText>
        </w:r>
        <w:r w:rsidR="00F125CC" w:rsidDel="00491040">
          <w:rPr>
            <w:rFonts w:ascii="Times New Roman" w:hAnsi="Times New Roman" w:cs="Times New Roman"/>
            <w:bCs/>
          </w:rPr>
          <w:delText>.</w:delText>
        </w:r>
        <w:r w:rsidR="00F125CC" w:rsidRPr="001D6E1E" w:rsidDel="00491040">
          <w:rPr>
            <w:rFonts w:ascii="Times New Roman" w:hAnsi="Times New Roman" w:cs="Times New Roman"/>
            <w:bCs/>
          </w:rPr>
          <w:delText xml:space="preserve"> </w:delText>
        </w:r>
      </w:del>
      <w:r w:rsidR="00F125CC" w:rsidRPr="001D6E1E">
        <w:rPr>
          <w:rFonts w:ascii="Times New Roman" w:hAnsi="Times New Roman" w:cs="Times New Roman"/>
          <w:bCs/>
        </w:rPr>
        <w:t xml:space="preserve">This </w:t>
      </w:r>
      <w:del w:id="104" w:author="Chris Dunlap" w:date="2026-05-10T16:12:00Z" w16du:dateUtc="2026-05-10T21:12:00Z">
        <w:r w:rsidR="00F125CC" w:rsidRPr="001D6E1E" w:rsidDel="00FA5EEA">
          <w:rPr>
            <w:rFonts w:ascii="Times New Roman" w:hAnsi="Times New Roman" w:cs="Times New Roman"/>
            <w:bCs/>
          </w:rPr>
          <w:delText xml:space="preserve">treatment </w:delText>
        </w:r>
      </w:del>
      <w:ins w:id="105" w:author="Chris Dunlap" w:date="2026-05-10T16:12:00Z" w16du:dateUtc="2026-05-10T21:12:00Z">
        <w:r>
          <w:rPr>
            <w:rFonts w:ascii="Times New Roman" w:hAnsi="Times New Roman" w:cs="Times New Roman"/>
            <w:bCs/>
          </w:rPr>
          <w:t>practice stems from</w:t>
        </w:r>
        <w:r w:rsidRPr="001D6E1E">
          <w:rPr>
            <w:rFonts w:ascii="Times New Roman" w:hAnsi="Times New Roman" w:cs="Times New Roman"/>
            <w:bCs/>
          </w:rPr>
          <w:t xml:space="preserve"> </w:t>
        </w:r>
      </w:ins>
      <w:del w:id="106" w:author="Chris Dunlap" w:date="2026-05-10T16:13:00Z" w16du:dateUtc="2026-05-10T21:13:00Z">
        <w:r w:rsidR="00F125CC" w:rsidRPr="001D6E1E" w:rsidDel="00FA5EEA">
          <w:rPr>
            <w:rFonts w:ascii="Times New Roman" w:hAnsi="Times New Roman" w:cs="Times New Roman"/>
            <w:bCs/>
          </w:rPr>
          <w:delText xml:space="preserve">reflects how </w:delText>
        </w:r>
        <w:r w:rsidR="00727734" w:rsidRPr="00727734" w:rsidDel="00FA5EEA">
          <w:rPr>
            <w:rFonts w:ascii="Times New Roman" w:hAnsi="Times New Roman" w:cs="Times New Roman"/>
            <w:bCs/>
          </w:rPr>
          <w:delText xml:space="preserve">operators have historically operationalized </w:delText>
        </w:r>
      </w:del>
      <w:r w:rsidR="00727734" w:rsidRPr="00727734">
        <w:rPr>
          <w:rFonts w:ascii="Times New Roman" w:hAnsi="Times New Roman" w:cs="Times New Roman"/>
          <w:bCs/>
        </w:rPr>
        <w:t>service-level contracts t</w:t>
      </w:r>
      <w:ins w:id="107" w:author="Chris Dunlap" w:date="2026-05-10T16:23:00Z" w16du:dateUtc="2026-05-10T21:23:00Z">
        <w:r w:rsidR="00330F7A">
          <w:rPr>
            <w:rFonts w:ascii="Times New Roman" w:hAnsi="Times New Roman" w:cs="Times New Roman"/>
            <w:bCs/>
          </w:rPr>
          <w:t>hat</w:t>
        </w:r>
      </w:ins>
      <w:del w:id="108" w:author="Chris Dunlap" w:date="2026-05-10T16:23:00Z" w16du:dateUtc="2026-05-10T21:23:00Z">
        <w:r w:rsidR="00727734" w:rsidRPr="00727734" w:rsidDel="00330F7A">
          <w:rPr>
            <w:rFonts w:ascii="Times New Roman" w:hAnsi="Times New Roman" w:cs="Times New Roman"/>
            <w:bCs/>
          </w:rPr>
          <w:delText>o</w:delText>
        </w:r>
      </w:del>
      <w:r w:rsidR="00727734" w:rsidRPr="00727734">
        <w:rPr>
          <w:rFonts w:ascii="Times New Roman" w:hAnsi="Times New Roman" w:cs="Times New Roman"/>
          <w:bCs/>
        </w:rPr>
        <w:t xml:space="preserve"> guarantee uninterrupted compute, </w:t>
      </w:r>
      <w:del w:id="109" w:author="Chris Dunlap" w:date="2026-05-10T16:24:00Z" w16du:dateUtc="2026-05-10T21:24:00Z">
        <w:r w:rsidR="00727734" w:rsidRPr="00727734" w:rsidDel="000D7CAA">
          <w:rPr>
            <w:rFonts w:ascii="Times New Roman" w:hAnsi="Times New Roman" w:cs="Times New Roman"/>
            <w:bCs/>
          </w:rPr>
          <w:delText>which requires maintaining locally firm</w:delText>
        </w:r>
      </w:del>
      <w:ins w:id="110" w:author="Chris Dunlap" w:date="2026-05-10T16:24:00Z" w16du:dateUtc="2026-05-10T21:24:00Z">
        <w:r w:rsidR="000D7CAA">
          <w:rPr>
            <w:rFonts w:ascii="Times New Roman" w:hAnsi="Times New Roman" w:cs="Times New Roman"/>
            <w:bCs/>
          </w:rPr>
          <w:t>demanding a consistent local</w:t>
        </w:r>
      </w:ins>
      <w:r w:rsidR="00727734" w:rsidRPr="00727734">
        <w:rPr>
          <w:rFonts w:ascii="Times New Roman" w:hAnsi="Times New Roman" w:cs="Times New Roman"/>
          <w:bCs/>
        </w:rPr>
        <w:t xml:space="preserve"> power </w:t>
      </w:r>
      <w:ins w:id="111" w:author="Chris Dunlap" w:date="2026-05-10T16:24:00Z" w16du:dateUtc="2026-05-10T21:24:00Z">
        <w:r w:rsidR="000D7CAA">
          <w:rPr>
            <w:rFonts w:ascii="Times New Roman" w:hAnsi="Times New Roman" w:cs="Times New Roman"/>
            <w:bCs/>
          </w:rPr>
          <w:t>supply</w:t>
        </w:r>
      </w:ins>
      <w:del w:id="112" w:author="Chris Dunlap" w:date="2026-05-10T16:24:00Z" w16du:dateUtc="2026-05-10T21:24:00Z">
        <w:r w:rsidR="00727734" w:rsidRPr="00727734" w:rsidDel="000D7CAA">
          <w:rPr>
            <w:rFonts w:ascii="Times New Roman" w:hAnsi="Times New Roman" w:cs="Times New Roman"/>
            <w:bCs/>
          </w:rPr>
          <w:delText xml:space="preserve">draw </w:delText>
        </w:r>
      </w:del>
      <w:ins w:id="113" w:author="Chris Dunlap" w:date="2026-05-10T16:25:00Z" w16du:dateUtc="2026-05-10T21:25:00Z">
        <w:r w:rsidR="000D7CAA">
          <w:rPr>
            <w:rFonts w:ascii="Times New Roman" w:hAnsi="Times New Roman" w:cs="Times New Roman"/>
            <w:bCs/>
          </w:rPr>
          <w:t xml:space="preserve"> </w:t>
        </w:r>
      </w:ins>
      <w:r w:rsidR="00727734" w:rsidRPr="00727734">
        <w:rPr>
          <w:rFonts w:ascii="Times New Roman" w:hAnsi="Times New Roman" w:cs="Times New Roman"/>
          <w:bCs/>
        </w:rPr>
        <w:t>at</w:t>
      </w:r>
      <w:del w:id="114" w:author="Chris Dunlap" w:date="2026-05-10T16:25:00Z" w16du:dateUtc="2026-05-10T21:25:00Z">
        <w:r w:rsidR="00727734" w:rsidRPr="00727734" w:rsidDel="000D7CAA">
          <w:rPr>
            <w:rFonts w:ascii="Times New Roman" w:hAnsi="Times New Roman" w:cs="Times New Roman"/>
            <w:bCs/>
          </w:rPr>
          <w:delText xml:space="preserve"> every facility</w:delText>
        </w:r>
      </w:del>
      <w:ins w:id="115" w:author="Chris Dunlap" w:date="2026-05-10T16:25:00Z" w16du:dateUtc="2026-05-10T21:25:00Z">
        <w:r w:rsidR="000D7CAA">
          <w:rPr>
            <w:rFonts w:ascii="Times New Roman" w:hAnsi="Times New Roman" w:cs="Times New Roman"/>
            <w:bCs/>
          </w:rPr>
          <w:t xml:space="preserve"> each site</w:t>
        </w:r>
      </w:ins>
      <w:r w:rsidR="00727734" w:rsidRPr="00727734">
        <w:rPr>
          <w:rFonts w:ascii="Times New Roman" w:hAnsi="Times New Roman" w:cs="Times New Roman"/>
          <w:bCs/>
        </w:rPr>
        <w:t>.</w:t>
      </w:r>
      <w:r w:rsidR="00F125CC" w:rsidRPr="001D6E1E">
        <w:rPr>
          <w:rFonts w:ascii="Times New Roman" w:hAnsi="Times New Roman" w:cs="Times New Roman"/>
          <w:bCs/>
        </w:rPr>
        <w:t xml:space="preserve"> </w:t>
      </w:r>
      <w:del w:id="116" w:author="Chris Dunlap" w:date="2026-05-10T16:25:00Z" w16du:dateUtc="2026-05-10T21:25:00Z">
        <w:r w:rsidR="00F125CC" w:rsidRPr="001D6E1E" w:rsidDel="000D7CAA">
          <w:rPr>
            <w:rFonts w:ascii="Times New Roman" w:hAnsi="Times New Roman" w:cs="Times New Roman"/>
            <w:bCs/>
          </w:rPr>
          <w:delText>The aggregation of</w:delText>
        </w:r>
      </w:del>
      <w:ins w:id="117" w:author="Chris Dunlap" w:date="2026-05-10T16:25:00Z" w16du:dateUtc="2026-05-10T21:25:00Z">
        <w:r w:rsidR="000D7CAA">
          <w:rPr>
            <w:rFonts w:ascii="Times New Roman" w:hAnsi="Times New Roman" w:cs="Times New Roman"/>
            <w:bCs/>
          </w:rPr>
          <w:t>Aggregating</w:t>
        </w:r>
      </w:ins>
      <w:r w:rsidR="00F125CC" w:rsidRPr="001D6E1E">
        <w:rPr>
          <w:rFonts w:ascii="Times New Roman" w:hAnsi="Times New Roman" w:cs="Times New Roman"/>
          <w:bCs/>
        </w:rPr>
        <w:t xml:space="preserve"> these local firmness </w:t>
      </w:r>
      <w:del w:id="118" w:author="Chris Dunlap" w:date="2026-05-10T16:25:00Z" w16du:dateUtc="2026-05-10T21:25:00Z">
        <w:r w:rsidR="00F125CC" w:rsidRPr="001D6E1E" w:rsidDel="000D7CAA">
          <w:rPr>
            <w:rFonts w:ascii="Times New Roman" w:hAnsi="Times New Roman" w:cs="Times New Roman"/>
            <w:bCs/>
          </w:rPr>
          <w:delText xml:space="preserve">commitments </w:delText>
        </w:r>
      </w:del>
      <w:ins w:id="119" w:author="Chris Dunlap" w:date="2026-05-10T16:25:00Z" w16du:dateUtc="2026-05-10T21:25:00Z">
        <w:r w:rsidR="000D7CAA">
          <w:rPr>
            <w:rFonts w:ascii="Times New Roman" w:hAnsi="Times New Roman" w:cs="Times New Roman"/>
            <w:bCs/>
          </w:rPr>
          <w:t>requirements</w:t>
        </w:r>
        <w:r w:rsidR="000D7CAA" w:rsidRPr="001D6E1E">
          <w:rPr>
            <w:rFonts w:ascii="Times New Roman" w:hAnsi="Times New Roman" w:cs="Times New Roman"/>
            <w:bCs/>
          </w:rPr>
          <w:t xml:space="preserve"> </w:t>
        </w:r>
      </w:ins>
      <w:r w:rsidR="00F125CC" w:rsidRPr="001D6E1E">
        <w:rPr>
          <w:rFonts w:ascii="Times New Roman" w:hAnsi="Times New Roman" w:cs="Times New Roman"/>
          <w:bCs/>
        </w:rPr>
        <w:t>across a</w:t>
      </w:r>
      <w:ins w:id="120" w:author="Chris Dunlap" w:date="2026-05-10T16:25:00Z" w16du:dateUtc="2026-05-10T21:25:00Z">
        <w:r w:rsidR="000D7CAA">
          <w:rPr>
            <w:rFonts w:ascii="Times New Roman" w:hAnsi="Times New Roman" w:cs="Times New Roman"/>
            <w:bCs/>
          </w:rPr>
          <w:t>n</w:t>
        </w:r>
      </w:ins>
      <w:r w:rsidR="00F125CC" w:rsidRPr="001D6E1E">
        <w:rPr>
          <w:rFonts w:ascii="Times New Roman" w:hAnsi="Times New Roman" w:cs="Times New Roman"/>
          <w:bCs/>
        </w:rPr>
        <w:t xml:space="preserve"> </w:t>
      </w:r>
      <w:del w:id="121" w:author="Chris Dunlap" w:date="2026-05-10T16:26:00Z" w16du:dateUtc="2026-05-10T21:26:00Z">
        <w:r w:rsidR="00F125CC" w:rsidRPr="001D6E1E" w:rsidDel="000D7CAA">
          <w:rPr>
            <w:rFonts w:ascii="Times New Roman" w:hAnsi="Times New Roman" w:cs="Times New Roman"/>
            <w:bCs/>
          </w:rPr>
          <w:delText>rapidly growing</w:delText>
        </w:r>
      </w:del>
      <w:ins w:id="122" w:author="Chris Dunlap" w:date="2026-05-10T16:26:00Z" w16du:dateUtc="2026-05-10T21:26:00Z">
        <w:r w:rsidR="000D7CAA">
          <w:rPr>
            <w:rFonts w:ascii="Times New Roman" w:hAnsi="Times New Roman" w:cs="Times New Roman"/>
            <w:bCs/>
          </w:rPr>
          <w:t>expanding</w:t>
        </w:r>
      </w:ins>
      <w:r w:rsidR="00F125CC" w:rsidRPr="001D6E1E">
        <w:rPr>
          <w:rFonts w:ascii="Times New Roman" w:hAnsi="Times New Roman" w:cs="Times New Roman"/>
          <w:bCs/>
        </w:rPr>
        <w:t xml:space="preserve"> </w:t>
      </w:r>
      <w:ins w:id="123" w:author="Chris Dunlap" w:date="2026-05-10T16:26:00Z" w16du:dateUtc="2026-05-10T21:26:00Z">
        <w:r w:rsidR="000D7CAA">
          <w:rPr>
            <w:rFonts w:ascii="Times New Roman" w:hAnsi="Times New Roman" w:cs="Times New Roman"/>
            <w:bCs/>
          </w:rPr>
          <w:t xml:space="preserve">data center </w:t>
        </w:r>
      </w:ins>
      <w:r w:rsidR="00F125CC" w:rsidRPr="001D6E1E">
        <w:rPr>
          <w:rFonts w:ascii="Times New Roman" w:hAnsi="Times New Roman" w:cs="Times New Roman"/>
          <w:bCs/>
        </w:rPr>
        <w:t xml:space="preserve">fleet is </w:t>
      </w:r>
      <w:del w:id="124" w:author="Chris Dunlap" w:date="2026-05-10T16:26:00Z" w16du:dateUtc="2026-05-10T21:26:00Z">
        <w:r w:rsidR="00F125CC" w:rsidRPr="001D6E1E" w:rsidDel="000D7CAA">
          <w:rPr>
            <w:rFonts w:ascii="Times New Roman" w:hAnsi="Times New Roman" w:cs="Times New Roman"/>
            <w:bCs/>
          </w:rPr>
          <w:delText>what</w:delText>
        </w:r>
        <w:r w:rsidR="00F125CC" w:rsidDel="000D7CAA">
          <w:rPr>
            <w:rFonts w:ascii="Times New Roman" w:hAnsi="Times New Roman" w:cs="Times New Roman"/>
            <w:bCs/>
          </w:rPr>
          <w:delText xml:space="preserve"> </w:delText>
        </w:r>
      </w:del>
      <w:r w:rsidR="00F125CC">
        <w:rPr>
          <w:rFonts w:ascii="Times New Roman" w:hAnsi="Times New Roman" w:cs="Times New Roman"/>
          <w:bCs/>
        </w:rPr>
        <w:t>now</w:t>
      </w:r>
      <w:r w:rsidR="00F125CC" w:rsidRPr="001D6E1E">
        <w:rPr>
          <w:rFonts w:ascii="Times New Roman" w:hAnsi="Times New Roman" w:cs="Times New Roman"/>
          <w:bCs/>
        </w:rPr>
        <w:t xml:space="preserve"> </w:t>
      </w:r>
      <w:del w:id="125" w:author="Chris Dunlap" w:date="2026-05-10T16:26:00Z" w16du:dateUtc="2026-05-10T21:26:00Z">
        <w:r w:rsidR="00F125CC" w:rsidRPr="001D6E1E" w:rsidDel="000D7CAA">
          <w:rPr>
            <w:rFonts w:ascii="Times New Roman" w:hAnsi="Times New Roman" w:cs="Times New Roman"/>
            <w:bCs/>
          </w:rPr>
          <w:delText xml:space="preserve">produces </w:delText>
        </w:r>
      </w:del>
      <w:ins w:id="126" w:author="Chris Dunlap" w:date="2026-05-10T16:26:00Z" w16du:dateUtc="2026-05-10T21:26:00Z">
        <w:r w:rsidR="000D7CAA">
          <w:rPr>
            <w:rFonts w:ascii="Times New Roman" w:hAnsi="Times New Roman" w:cs="Times New Roman"/>
            <w:bCs/>
          </w:rPr>
          <w:t>driving</w:t>
        </w:r>
        <w:r w:rsidR="000D7CAA" w:rsidRPr="001D6E1E">
          <w:rPr>
            <w:rFonts w:ascii="Times New Roman" w:hAnsi="Times New Roman" w:cs="Times New Roman"/>
            <w:bCs/>
          </w:rPr>
          <w:t xml:space="preserve"> </w:t>
        </w:r>
      </w:ins>
      <w:del w:id="127" w:author="Chris Dunlap" w:date="2026-05-10T16:26:00Z" w16du:dateUtc="2026-05-10T21:26:00Z">
        <w:r w:rsidR="00F125CC" w:rsidRPr="001D6E1E" w:rsidDel="000D7CAA">
          <w:rPr>
            <w:rFonts w:ascii="Times New Roman" w:hAnsi="Times New Roman" w:cs="Times New Roman"/>
            <w:bCs/>
          </w:rPr>
          <w:delText xml:space="preserve">the </w:delText>
        </w:r>
      </w:del>
      <w:r w:rsidR="00F125CC" w:rsidRPr="001D6E1E">
        <w:rPr>
          <w:rFonts w:ascii="Times New Roman" w:hAnsi="Times New Roman" w:cs="Times New Roman"/>
          <w:bCs/>
        </w:rPr>
        <w:t xml:space="preserve">system-level capacity </w:t>
      </w:r>
      <w:del w:id="128" w:author="Chris Dunlap" w:date="2026-05-10T16:26:00Z" w16du:dateUtc="2026-05-10T21:26:00Z">
        <w:r w:rsidR="00F125CC" w:rsidRPr="001D6E1E" w:rsidDel="000D7CAA">
          <w:rPr>
            <w:rFonts w:ascii="Times New Roman" w:hAnsi="Times New Roman" w:cs="Times New Roman"/>
            <w:bCs/>
          </w:rPr>
          <w:delText>requirement exceeding</w:delText>
        </w:r>
      </w:del>
      <w:ins w:id="129" w:author="Chris Dunlap" w:date="2026-05-10T16:26:00Z" w16du:dateUtc="2026-05-10T21:26:00Z">
        <w:r w:rsidR="000D7CAA">
          <w:rPr>
            <w:rFonts w:ascii="Times New Roman" w:hAnsi="Times New Roman" w:cs="Times New Roman"/>
            <w:bCs/>
          </w:rPr>
          <w:t>needs far beyond</w:t>
        </w:r>
      </w:ins>
      <w:r w:rsidR="00F125CC" w:rsidRPr="001D6E1E">
        <w:rPr>
          <w:rFonts w:ascii="Times New Roman" w:hAnsi="Times New Roman" w:cs="Times New Roman"/>
          <w:bCs/>
        </w:rPr>
        <w:t xml:space="preserve"> what the interconnection queue can </w:t>
      </w:r>
      <w:del w:id="130" w:author="Chris Dunlap" w:date="2026-05-10T16:26:00Z" w16du:dateUtc="2026-05-10T21:26:00Z">
        <w:r w:rsidR="00F125CC" w:rsidRPr="001D6E1E" w:rsidDel="000D7CAA">
          <w:rPr>
            <w:rFonts w:ascii="Times New Roman" w:hAnsi="Times New Roman" w:cs="Times New Roman"/>
            <w:bCs/>
          </w:rPr>
          <w:delText>deliver</w:delText>
        </w:r>
      </w:del>
      <w:ins w:id="131" w:author="Chris Dunlap" w:date="2026-05-10T16:26:00Z" w16du:dateUtc="2026-05-10T21:26:00Z">
        <w:r w:rsidR="000D7CAA">
          <w:rPr>
            <w:rFonts w:ascii="Times New Roman" w:hAnsi="Times New Roman" w:cs="Times New Roman"/>
            <w:bCs/>
          </w:rPr>
          <w:t>supply</w:t>
        </w:r>
      </w:ins>
      <w:r w:rsidR="00F125CC" w:rsidRPr="001D6E1E">
        <w:rPr>
          <w:rFonts w:ascii="Times New Roman" w:hAnsi="Times New Roman" w:cs="Times New Roman"/>
          <w:bCs/>
        </w:rPr>
        <w:t>.</w:t>
      </w:r>
    </w:p>
    <w:p w14:paraId="1FB01EEB" w14:textId="74C5FCBA" w:rsidR="001D6E1E" w:rsidRPr="001D6E1E" w:rsidRDefault="001D6E1E" w:rsidP="001D6E1E">
      <w:pPr>
        <w:rPr>
          <w:rFonts w:ascii="Times New Roman" w:hAnsi="Times New Roman" w:cs="Times New Roman"/>
          <w:bCs/>
        </w:rPr>
      </w:pPr>
      <w:r w:rsidRPr="001D6E1E">
        <w:rPr>
          <w:rFonts w:ascii="Times New Roman" w:hAnsi="Times New Roman" w:cs="Times New Roman"/>
          <w:bCs/>
        </w:rPr>
        <w:t xml:space="preserve">Policy research </w:t>
      </w:r>
      <w:del w:id="132" w:author="Chris Dunlap" w:date="2026-05-10T16:27:00Z" w16du:dateUtc="2026-05-10T21:27:00Z">
        <w:r w:rsidRPr="001D6E1E" w:rsidDel="000037C8">
          <w:rPr>
            <w:rFonts w:ascii="Times New Roman" w:hAnsi="Times New Roman" w:cs="Times New Roman"/>
            <w:bCs/>
          </w:rPr>
          <w:delText>has begun to argue</w:delText>
        </w:r>
      </w:del>
      <w:ins w:id="133" w:author="Chris Dunlap" w:date="2026-05-10T16:27:00Z" w16du:dateUtc="2026-05-10T21:27:00Z">
        <w:r w:rsidR="000037C8">
          <w:rPr>
            <w:rFonts w:ascii="Times New Roman" w:hAnsi="Times New Roman" w:cs="Times New Roman"/>
            <w:bCs/>
          </w:rPr>
          <w:t>increasingly sugge</w:t>
        </w:r>
      </w:ins>
      <w:ins w:id="134" w:author="Chris Dunlap" w:date="2026-05-10T16:28:00Z" w16du:dateUtc="2026-05-10T21:28:00Z">
        <w:r w:rsidR="000037C8">
          <w:rPr>
            <w:rFonts w:ascii="Times New Roman" w:hAnsi="Times New Roman" w:cs="Times New Roman"/>
            <w:bCs/>
          </w:rPr>
          <w:t>sts</w:t>
        </w:r>
      </w:ins>
      <w:r w:rsidRPr="001D6E1E">
        <w:rPr>
          <w:rFonts w:ascii="Times New Roman" w:hAnsi="Times New Roman" w:cs="Times New Roman"/>
          <w:bCs/>
        </w:rPr>
        <w:t xml:space="preserve"> that load flexibility should be </w:t>
      </w:r>
      <w:r w:rsidR="00F125CC">
        <w:rPr>
          <w:rFonts w:ascii="Times New Roman" w:hAnsi="Times New Roman" w:cs="Times New Roman"/>
          <w:bCs/>
        </w:rPr>
        <w:t>a</w:t>
      </w:r>
      <w:r w:rsidRPr="001D6E1E">
        <w:rPr>
          <w:rFonts w:ascii="Times New Roman" w:hAnsi="Times New Roman" w:cs="Times New Roman"/>
          <w:bCs/>
        </w:rPr>
        <w:t xml:space="preserve"> </w:t>
      </w:r>
      <w:del w:id="135" w:author="Chris Dunlap" w:date="2026-05-10T16:28:00Z" w16du:dateUtc="2026-05-10T21:28:00Z">
        <w:r w:rsidRPr="001D6E1E" w:rsidDel="000037C8">
          <w:rPr>
            <w:rFonts w:ascii="Times New Roman" w:hAnsi="Times New Roman" w:cs="Times New Roman"/>
            <w:bCs/>
          </w:rPr>
          <w:delText xml:space="preserve">primary </w:delText>
        </w:r>
      </w:del>
      <w:ins w:id="136" w:author="Chris Dunlap" w:date="2026-05-10T16:28:00Z" w16du:dateUtc="2026-05-10T21:28:00Z">
        <w:r w:rsidR="000037C8">
          <w:rPr>
            <w:rFonts w:ascii="Times New Roman" w:hAnsi="Times New Roman" w:cs="Times New Roman"/>
            <w:bCs/>
          </w:rPr>
          <w:t>key</w:t>
        </w:r>
        <w:r w:rsidR="000037C8" w:rsidRPr="001D6E1E">
          <w:rPr>
            <w:rFonts w:ascii="Times New Roman" w:hAnsi="Times New Roman" w:cs="Times New Roman"/>
            <w:bCs/>
          </w:rPr>
          <w:t xml:space="preserve"> </w:t>
        </w:r>
      </w:ins>
      <w:r w:rsidRPr="001D6E1E">
        <w:rPr>
          <w:rFonts w:ascii="Times New Roman" w:hAnsi="Times New Roman" w:cs="Times New Roman"/>
          <w:bCs/>
        </w:rPr>
        <w:t xml:space="preserve">response. </w:t>
      </w:r>
      <w:ins w:id="137" w:author="Chris Dunlap" w:date="2026-05-10T16:28:00Z" w16du:dateUtc="2026-05-10T21:28:00Z">
        <w:r w:rsidR="000037C8">
          <w:rPr>
            <w:rFonts w:ascii="Times New Roman" w:hAnsi="Times New Roman" w:cs="Times New Roman"/>
            <w:bCs/>
          </w:rPr>
          <w:t xml:space="preserve">For instance, </w:t>
        </w:r>
      </w:ins>
      <w:del w:id="138" w:author="Chris Dunlap" w:date="2026-05-10T16:28:00Z" w16du:dateUtc="2026-05-10T21:28:00Z">
        <w:r w:rsidR="00F125CC" w:rsidDel="000037C8">
          <w:rPr>
            <w:rFonts w:ascii="Times New Roman" w:hAnsi="Times New Roman" w:cs="Times New Roman"/>
            <w:bCs/>
          </w:rPr>
          <w:delText xml:space="preserve">The </w:delText>
        </w:r>
      </w:del>
      <w:ins w:id="139" w:author="Chris Dunlap" w:date="2026-05-10T16:28:00Z" w16du:dateUtc="2026-05-10T21:28:00Z">
        <w:r w:rsidR="000037C8">
          <w:rPr>
            <w:rFonts w:ascii="Times New Roman" w:hAnsi="Times New Roman" w:cs="Times New Roman"/>
            <w:bCs/>
          </w:rPr>
          <w:t xml:space="preserve">the </w:t>
        </w:r>
      </w:ins>
      <w:r w:rsidR="00F125CC">
        <w:rPr>
          <w:rFonts w:ascii="Times New Roman" w:hAnsi="Times New Roman" w:cs="Times New Roman"/>
          <w:bCs/>
        </w:rPr>
        <w:t>IEA’s 2025 Energy and AI report finds that</w:t>
      </w:r>
      <w:ins w:id="140" w:author="Chris Dunlap" w:date="2026-05-10T16:28:00Z" w16du:dateUtc="2026-05-10T21:28:00Z">
        <w:r w:rsidR="000037C8">
          <w:rPr>
            <w:rFonts w:ascii="Times New Roman" w:hAnsi="Times New Roman" w:cs="Times New Roman"/>
            <w:bCs/>
          </w:rPr>
          <w:t xml:space="preserve"> enabling</w:t>
        </w:r>
      </w:ins>
      <w:r w:rsidR="00F125CC">
        <w:rPr>
          <w:rFonts w:ascii="Times New Roman" w:hAnsi="Times New Roman" w:cs="Times New Roman"/>
          <w:bCs/>
        </w:rPr>
        <w:t xml:space="preserve"> data-center flexibility for </w:t>
      </w:r>
      <w:del w:id="141" w:author="Chris Dunlap" w:date="2026-05-10T16:28:00Z" w16du:dateUtc="2026-05-10T21:28:00Z">
        <w:r w:rsidR="00F125CC" w:rsidDel="000037C8">
          <w:rPr>
            <w:rFonts w:ascii="Times New Roman" w:hAnsi="Times New Roman" w:cs="Times New Roman"/>
            <w:bCs/>
          </w:rPr>
          <w:delText>as little as</w:delText>
        </w:r>
      </w:del>
      <w:ins w:id="142" w:author="Chris Dunlap" w:date="2026-05-10T16:28:00Z" w16du:dateUtc="2026-05-10T21:28:00Z">
        <w:r w:rsidR="000037C8">
          <w:rPr>
            <w:rFonts w:ascii="Times New Roman" w:hAnsi="Times New Roman" w:cs="Times New Roman"/>
            <w:bCs/>
          </w:rPr>
          <w:t>just</w:t>
        </w:r>
      </w:ins>
      <w:r w:rsidR="00F125CC">
        <w:rPr>
          <w:rFonts w:ascii="Times New Roman" w:hAnsi="Times New Roman" w:cs="Times New Roman"/>
          <w:bCs/>
        </w:rPr>
        <w:t xml:space="preserve"> 0.1% to 1% of annual hours would </w:t>
      </w:r>
      <w:del w:id="143" w:author="Chris Dunlap" w:date="2026-05-10T16:30:00Z" w16du:dateUtc="2026-05-10T21:30:00Z">
        <w:r w:rsidR="00F125CC" w:rsidDel="00E53D1D">
          <w:rPr>
            <w:rFonts w:ascii="Times New Roman" w:hAnsi="Times New Roman" w:cs="Times New Roman"/>
            <w:bCs/>
          </w:rPr>
          <w:delText xml:space="preserve">suffice </w:delText>
        </w:r>
      </w:del>
      <w:ins w:id="144" w:author="Chris Dunlap" w:date="2026-05-10T16:30:00Z" w16du:dateUtc="2026-05-10T21:30:00Z">
        <w:r w:rsidR="00E53D1D">
          <w:rPr>
            <w:rFonts w:ascii="Times New Roman" w:hAnsi="Times New Roman" w:cs="Times New Roman"/>
            <w:bCs/>
          </w:rPr>
          <w:t xml:space="preserve">be enough </w:t>
        </w:r>
      </w:ins>
      <w:r w:rsidR="00F125CC">
        <w:rPr>
          <w:rFonts w:ascii="Times New Roman" w:hAnsi="Times New Roman" w:cs="Times New Roman"/>
          <w:bCs/>
        </w:rPr>
        <w:t xml:space="preserve">to integrate all projected 2030 capacity additions into </w:t>
      </w:r>
      <w:ins w:id="145" w:author="Chris Dunlap" w:date="2026-05-10T16:30:00Z" w16du:dateUtc="2026-05-10T21:30:00Z">
        <w:r w:rsidR="00E53D1D">
          <w:rPr>
            <w:rFonts w:ascii="Times New Roman" w:hAnsi="Times New Roman" w:cs="Times New Roman"/>
            <w:bCs/>
          </w:rPr>
          <w:t xml:space="preserve">major </w:t>
        </w:r>
      </w:ins>
      <w:del w:id="146" w:author="Chris Dunlap" w:date="2026-05-10T16:30:00Z" w16du:dateUtc="2026-05-10T21:30:00Z">
        <w:r w:rsidR="00F125CC" w:rsidDel="00E53D1D">
          <w:rPr>
            <w:rFonts w:ascii="Times New Roman" w:hAnsi="Times New Roman" w:cs="Times New Roman"/>
            <w:bCs/>
          </w:rPr>
          <w:delText xml:space="preserve">existing U.S., E.U., and Chinese </w:delText>
        </w:r>
      </w:del>
      <w:r w:rsidR="00F125CC">
        <w:rPr>
          <w:rFonts w:ascii="Times New Roman" w:hAnsi="Times New Roman" w:cs="Times New Roman"/>
          <w:bCs/>
        </w:rPr>
        <w:t>electricity systems</w:t>
      </w:r>
      <w:ins w:id="147" w:author="Chris Dunlap" w:date="2026-05-10T16:30:00Z" w16du:dateUtc="2026-05-10T21:30:00Z">
        <w:r w:rsidR="00E53D1D">
          <w:rPr>
            <w:rFonts w:ascii="Times New Roman" w:hAnsi="Times New Roman" w:cs="Times New Roman"/>
            <w:bCs/>
          </w:rPr>
          <w:t xml:space="preserve"> across the U.S., E.U. and China</w:t>
        </w:r>
      </w:ins>
      <w:r w:rsidR="00633130">
        <w:rPr>
          <w:rFonts w:ascii="Times New Roman" w:hAnsi="Times New Roman" w:cs="Times New Roman"/>
          <w:bCs/>
        </w:rPr>
        <w:t>[4]</w:t>
      </w:r>
      <w:r w:rsidR="00114017">
        <w:rPr>
          <w:rFonts w:ascii="Times New Roman" w:hAnsi="Times New Roman" w:cs="Times New Roman"/>
          <w:bCs/>
        </w:rPr>
        <w:t>.</w:t>
      </w:r>
      <w:r w:rsidR="00F125CC">
        <w:rPr>
          <w:rFonts w:ascii="Times New Roman" w:hAnsi="Times New Roman" w:cs="Times New Roman"/>
          <w:bCs/>
        </w:rPr>
        <w:t xml:space="preserve"> </w:t>
      </w:r>
      <w:ins w:id="148" w:author="Chris Dunlap" w:date="2026-05-10T14:11:00Z">
        <w:r w:rsidR="00491040" w:rsidRPr="00491040">
          <w:rPr>
            <w:rFonts w:ascii="Times New Roman" w:hAnsi="Times New Roman" w:cs="Times New Roman"/>
            <w:bCs/>
          </w:rPr>
          <w:t xml:space="preserve">Recent </w:t>
        </w:r>
      </w:ins>
      <w:ins w:id="149" w:author="Chris Dunlap" w:date="2026-05-10T16:30:00Z" w16du:dateUtc="2026-05-10T21:30:00Z">
        <w:r w:rsidR="00E53D1D">
          <w:rPr>
            <w:rFonts w:ascii="Times New Roman" w:hAnsi="Times New Roman" w:cs="Times New Roman"/>
            <w:bCs/>
          </w:rPr>
          <w:t>studies are</w:t>
        </w:r>
      </w:ins>
      <w:ins w:id="150" w:author="Chris Dunlap" w:date="2026-05-10T14:11:00Z">
        <w:r w:rsidR="00491040" w:rsidRPr="00491040">
          <w:rPr>
            <w:rFonts w:ascii="Times New Roman" w:hAnsi="Times New Roman" w:cs="Times New Roman"/>
            <w:bCs/>
          </w:rPr>
          <w:t xml:space="preserve"> challeng</w:t>
        </w:r>
      </w:ins>
      <w:ins w:id="151" w:author="Chris Dunlap" w:date="2026-05-10T16:31:00Z" w16du:dateUtc="2026-05-10T21:31:00Z">
        <w:r w:rsidR="00E53D1D">
          <w:rPr>
            <w:rFonts w:ascii="Times New Roman" w:hAnsi="Times New Roman" w:cs="Times New Roman"/>
            <w:bCs/>
          </w:rPr>
          <w:t>ing</w:t>
        </w:r>
      </w:ins>
      <w:ins w:id="152" w:author="Chris Dunlap" w:date="2026-05-10T14:11:00Z">
        <w:r w:rsidR="00491040" w:rsidRPr="00491040">
          <w:rPr>
            <w:rFonts w:ascii="Times New Roman" w:hAnsi="Times New Roman" w:cs="Times New Roman"/>
            <w:bCs/>
          </w:rPr>
          <w:t xml:space="preserve"> the technical</w:t>
        </w:r>
      </w:ins>
      <w:ins w:id="153" w:author="Chris Dunlap" w:date="2026-05-10T16:31:00Z" w16du:dateUtc="2026-05-10T21:31:00Z">
        <w:r w:rsidR="00E53D1D">
          <w:rPr>
            <w:rFonts w:ascii="Times New Roman" w:hAnsi="Times New Roman" w:cs="Times New Roman"/>
            <w:bCs/>
          </w:rPr>
          <w:t xml:space="preserve"> necessity of local </w:t>
        </w:r>
      </w:ins>
      <w:ins w:id="154" w:author="Chris Dunlap" w:date="2026-05-10T14:11:00Z">
        <w:r w:rsidR="00491040" w:rsidRPr="00491040">
          <w:rPr>
            <w:rFonts w:ascii="Times New Roman" w:hAnsi="Times New Roman" w:cs="Times New Roman"/>
            <w:bCs/>
          </w:rPr>
          <w:t>firmness</w:t>
        </w:r>
      </w:ins>
      <w:ins w:id="155" w:author="Chris Dunlap" w:date="2026-05-10T16:31:00Z" w16du:dateUtc="2026-05-10T21:31:00Z">
        <w:r w:rsidR="00E53D1D">
          <w:rPr>
            <w:rFonts w:ascii="Times New Roman" w:hAnsi="Times New Roman" w:cs="Times New Roman"/>
            <w:bCs/>
          </w:rPr>
          <w:t>, with production demonstrations at major hyperscalers high</w:t>
        </w:r>
      </w:ins>
      <w:ins w:id="156" w:author="Chris Dunlap" w:date="2026-05-10T16:32:00Z" w16du:dateUtc="2026-05-10T21:32:00Z">
        <w:r w:rsidR="00E53D1D">
          <w:rPr>
            <w:rFonts w:ascii="Times New Roman" w:hAnsi="Times New Roman" w:cs="Times New Roman"/>
            <w:bCs/>
          </w:rPr>
          <w:t>lighting</w:t>
        </w:r>
      </w:ins>
      <w:ins w:id="157" w:author="Chris Dunlap" w:date="2026-05-10T14:11:00Z">
        <w:r w:rsidR="00491040" w:rsidRPr="00491040">
          <w:rPr>
            <w:rFonts w:ascii="Times New Roman" w:hAnsi="Times New Roman" w:cs="Times New Roman"/>
            <w:bCs/>
          </w:rPr>
          <w:t xml:space="preserve"> three operational mechanisms: spatial migration of inference workloads across grid regions, temporal deferral of non-interactive workloads, and dynamic voltage-frequency scaling on residual compute (</w:t>
        </w:r>
      </w:ins>
      <w:ins w:id="158" w:author="Chris Dunlap" w:date="2026-05-10T16:32:00Z" w16du:dateUtc="2026-05-10T21:32:00Z">
        <w:r w:rsidR="00E53D1D">
          <w:rPr>
            <w:rFonts w:ascii="Times New Roman" w:hAnsi="Times New Roman" w:cs="Times New Roman"/>
            <w:bCs/>
          </w:rPr>
          <w:t>DVFS</w:t>
        </w:r>
      </w:ins>
      <w:ins w:id="159" w:author="Chris Dunlap" w:date="2026-05-10T14:11:00Z">
        <w:r w:rsidR="00491040" w:rsidRPr="00491040">
          <w:rPr>
            <w:rFonts w:ascii="Times New Roman" w:hAnsi="Times New Roman" w:cs="Times New Roman"/>
            <w:bCs/>
          </w:rPr>
          <w:t>)</w:t>
        </w:r>
      </w:ins>
      <w:ins w:id="160" w:author="Chris Dunlap" w:date="2026-05-10T16:32:00Z" w16du:dateUtc="2026-05-10T21:32:00Z">
        <w:r w:rsidR="00E53D1D">
          <w:rPr>
            <w:rFonts w:ascii="Times New Roman" w:hAnsi="Times New Roman" w:cs="Times New Roman"/>
            <w:bCs/>
          </w:rPr>
          <w:t xml:space="preserve"> on residual compute. The technical potential for these mechanisms is widely recognized, though studies differ in their analysis</w:t>
        </w:r>
      </w:ins>
      <w:ins w:id="161" w:author="Chris Dunlap" w:date="2026-05-10T16:33:00Z" w16du:dateUtc="2026-05-10T21:33:00Z">
        <w:r w:rsidR="00E53D1D">
          <w:rPr>
            <w:rFonts w:ascii="Times New Roman" w:hAnsi="Times New Roman" w:cs="Times New Roman"/>
            <w:bCs/>
          </w:rPr>
          <w:t xml:space="preserve"> units and operational mechanisms considered.</w:t>
        </w:r>
      </w:ins>
      <w:del w:id="162" w:author="Chris Dunlap" w:date="2026-05-10T14:11:00Z" w16du:dateUtc="2026-05-10T19:11:00Z">
        <w:r w:rsidR="00727734" w:rsidRPr="00727734" w:rsidDel="00491040">
          <w:rPr>
            <w:rFonts w:ascii="Times New Roman" w:hAnsi="Times New Roman" w:cs="Times New Roman"/>
            <w:bCs/>
          </w:rPr>
          <w:delText>Recent work has begun to challenge the technical premise that this firmness is physically necessary, with production demonstrations at major hyperscalers establishing three operational mechanisms: spatial migration of inference workloads across grid regions, temporal deferral of non-interactive workloads, and dynamic voltage-frequency scaling on residual compute</w:delText>
        </w:r>
        <w:r w:rsidR="00727734" w:rsidDel="00491040">
          <w:rPr>
            <w:rFonts w:ascii="Times New Roman" w:hAnsi="Times New Roman" w:cs="Times New Roman"/>
            <w:bCs/>
          </w:rPr>
          <w:delText xml:space="preserve"> </w:delText>
        </w:r>
        <w:r w:rsidR="00835266" w:rsidRPr="00835266" w:rsidDel="00491040">
          <w:rPr>
            <w:rFonts w:ascii="Times New Roman" w:hAnsi="Times New Roman" w:cs="Times New Roman"/>
            <w:bCs/>
          </w:rPr>
          <w:delText>(Section 2).</w:delText>
        </w:r>
      </w:del>
      <w:del w:id="163" w:author="Chris Dunlap" w:date="2026-05-10T16:33:00Z" w16du:dateUtc="2026-05-10T21:33:00Z">
        <w:r w:rsidR="00835266" w:rsidRPr="00835266" w:rsidDel="00E53D1D">
          <w:rPr>
            <w:rFonts w:ascii="Times New Roman" w:hAnsi="Times New Roman" w:cs="Times New Roman"/>
            <w:bCs/>
          </w:rPr>
          <w:delText xml:space="preserve"> </w:delText>
        </w:r>
        <w:r w:rsidR="00727734" w:rsidDel="00E53D1D">
          <w:rPr>
            <w:rFonts w:ascii="Times New Roman" w:hAnsi="Times New Roman" w:cs="Times New Roman"/>
            <w:bCs/>
          </w:rPr>
          <w:delText>Across these analyses, the technical potential is not in dispute; what differs is the unit of analysis and the mechanism set considered.</w:delText>
        </w:r>
      </w:del>
    </w:p>
    <w:p w14:paraId="0C35E374" w14:textId="2C111F70" w:rsidR="00BC3406" w:rsidRPr="00F00522" w:rsidRDefault="00E53D1D" w:rsidP="00F00522">
      <w:pPr>
        <w:rPr>
          <w:rFonts w:ascii="Times New Roman" w:hAnsi="Times New Roman" w:cs="Times New Roman"/>
          <w:bCs/>
        </w:rPr>
      </w:pPr>
      <w:ins w:id="164" w:author="Chris Dunlap" w:date="2026-05-10T16:33:00Z" w16du:dateUtc="2026-05-10T21:33:00Z">
        <w:r>
          <w:rPr>
            <w:rFonts w:ascii="Times New Roman" w:hAnsi="Times New Roman" w:cs="Times New Roman"/>
            <w:bCs/>
          </w:rPr>
          <w:t>In this work, I</w:t>
        </w:r>
      </w:ins>
      <w:del w:id="165" w:author="Chris Dunlap" w:date="2026-05-10T16:33:00Z" w16du:dateUtc="2026-05-10T21:33:00Z">
        <w:r w:rsidR="00AE5C56" w:rsidRPr="00AE5C56" w:rsidDel="00E53D1D">
          <w:rPr>
            <w:rFonts w:ascii="Times New Roman" w:hAnsi="Times New Roman" w:cs="Times New Roman"/>
            <w:bCs/>
          </w:rPr>
          <w:delText>Here we</w:delText>
        </w:r>
      </w:del>
      <w:r w:rsidR="00AE5C56" w:rsidRPr="00AE5C56">
        <w:rPr>
          <w:rFonts w:ascii="Times New Roman" w:hAnsi="Times New Roman" w:cs="Times New Roman"/>
          <w:bCs/>
        </w:rPr>
        <w:t xml:space="preserve"> develop a framework for </w:t>
      </w:r>
      <w:del w:id="166" w:author="Chris Dunlap" w:date="2026-05-10T16:33:00Z" w16du:dateUtc="2026-05-10T21:33:00Z">
        <w:r w:rsidR="00AE5C56" w:rsidRPr="00AE5C56" w:rsidDel="00E53D1D">
          <w:rPr>
            <w:rFonts w:ascii="Times New Roman" w:hAnsi="Times New Roman" w:cs="Times New Roman"/>
            <w:bCs/>
          </w:rPr>
          <w:delText xml:space="preserve">valuing </w:delText>
        </w:r>
      </w:del>
      <w:ins w:id="167" w:author="Chris Dunlap" w:date="2026-05-10T16:33:00Z" w16du:dateUtc="2026-05-10T21:33:00Z">
        <w:r>
          <w:rPr>
            <w:rFonts w:ascii="Times New Roman" w:hAnsi="Times New Roman" w:cs="Times New Roman"/>
            <w:bCs/>
          </w:rPr>
          <w:t>assessing</w:t>
        </w:r>
        <w:r w:rsidRPr="00AE5C56">
          <w:rPr>
            <w:rFonts w:ascii="Times New Roman" w:hAnsi="Times New Roman" w:cs="Times New Roman"/>
            <w:bCs/>
          </w:rPr>
          <w:t xml:space="preserve"> </w:t>
        </w:r>
      </w:ins>
      <w:r w:rsidR="00AE5C56" w:rsidRPr="00AE5C56">
        <w:rPr>
          <w:rFonts w:ascii="Times New Roman" w:hAnsi="Times New Roman" w:cs="Times New Roman"/>
          <w:bCs/>
        </w:rPr>
        <w:t xml:space="preserve">the </w:t>
      </w:r>
      <w:ins w:id="168" w:author="Chris Dunlap" w:date="2026-05-10T16:33:00Z" w16du:dateUtc="2026-05-10T21:33:00Z">
        <w:r>
          <w:rPr>
            <w:rFonts w:ascii="Times New Roman" w:hAnsi="Times New Roman" w:cs="Times New Roman"/>
            <w:bCs/>
          </w:rPr>
          <w:t>combined</w:t>
        </w:r>
      </w:ins>
      <w:del w:id="169" w:author="Chris Dunlap" w:date="2026-05-10T16:33:00Z" w16du:dateUtc="2026-05-10T21:33:00Z">
        <w:r w:rsidR="00AE5C56" w:rsidRPr="00AE5C56" w:rsidDel="00E53D1D">
          <w:rPr>
            <w:rFonts w:ascii="Times New Roman" w:hAnsi="Times New Roman" w:cs="Times New Roman"/>
            <w:bCs/>
          </w:rPr>
          <w:delText>composed</w:delText>
        </w:r>
      </w:del>
      <w:r w:rsidR="00AE5C56" w:rsidRPr="00AE5C56">
        <w:rPr>
          <w:rFonts w:ascii="Times New Roman" w:hAnsi="Times New Roman" w:cs="Times New Roman"/>
          <w:bCs/>
        </w:rPr>
        <w:t xml:space="preserve"> operational flexibility of AI inference data centers as </w:t>
      </w:r>
      <w:ins w:id="170" w:author="Chris Dunlap" w:date="2026-05-10T16:34:00Z" w16du:dateUtc="2026-05-10T21:34:00Z">
        <w:r>
          <w:rPr>
            <w:rFonts w:ascii="Times New Roman" w:hAnsi="Times New Roman" w:cs="Times New Roman"/>
            <w:bCs/>
          </w:rPr>
          <w:t>resources eligible for capacity accreditation.</w:t>
        </w:r>
      </w:ins>
      <w:del w:id="171" w:author="Chris Dunlap" w:date="2026-05-10T16:34:00Z" w16du:dateUtc="2026-05-10T21:34:00Z">
        <w:r w:rsidR="00AE5C56" w:rsidRPr="00AE5C56" w:rsidDel="00E53D1D">
          <w:rPr>
            <w:rFonts w:ascii="Times New Roman" w:hAnsi="Times New Roman" w:cs="Times New Roman"/>
            <w:bCs/>
          </w:rPr>
          <w:delText>an accreditable resource adequacy asset.</w:delText>
        </w:r>
      </w:del>
      <w:r w:rsidR="00AE5C56" w:rsidRPr="00AE5C56">
        <w:rPr>
          <w:rFonts w:ascii="Times New Roman" w:hAnsi="Times New Roman" w:cs="Times New Roman"/>
          <w:bCs/>
        </w:rPr>
        <w:t xml:space="preserve"> The framework </w:t>
      </w:r>
      <w:del w:id="172" w:author="Chris Dunlap" w:date="2026-05-10T16:34:00Z" w16du:dateUtc="2026-05-10T21:34:00Z">
        <w:r w:rsidR="00AE5C56" w:rsidRPr="00AE5C56" w:rsidDel="00E53D1D">
          <w:rPr>
            <w:rFonts w:ascii="Times New Roman" w:hAnsi="Times New Roman" w:cs="Times New Roman"/>
            <w:bCs/>
          </w:rPr>
          <w:delText xml:space="preserve">comprises </w:delText>
        </w:r>
      </w:del>
      <w:ins w:id="173" w:author="Chris Dunlap" w:date="2026-05-10T16:34:00Z" w16du:dateUtc="2026-05-10T21:34:00Z">
        <w:r>
          <w:rPr>
            <w:rFonts w:ascii="Times New Roman" w:hAnsi="Times New Roman" w:cs="Times New Roman"/>
            <w:bCs/>
          </w:rPr>
          <w:t>has</w:t>
        </w:r>
        <w:r w:rsidRPr="00AE5C56">
          <w:rPr>
            <w:rFonts w:ascii="Times New Roman" w:hAnsi="Times New Roman" w:cs="Times New Roman"/>
            <w:bCs/>
          </w:rPr>
          <w:t xml:space="preserve"> </w:t>
        </w:r>
      </w:ins>
      <w:r w:rsidR="00AE5C56" w:rsidRPr="00AE5C56">
        <w:rPr>
          <w:rFonts w:ascii="Times New Roman" w:hAnsi="Times New Roman" w:cs="Times New Roman"/>
          <w:bCs/>
        </w:rPr>
        <w:t xml:space="preserve">four </w:t>
      </w:r>
      <w:del w:id="174" w:author="Chris Dunlap" w:date="2026-05-10T16:34:00Z" w16du:dateUtc="2026-05-10T21:34:00Z">
        <w:r w:rsidR="00AE5C56" w:rsidRPr="00AE5C56" w:rsidDel="00E53D1D">
          <w:rPr>
            <w:rFonts w:ascii="Times New Roman" w:hAnsi="Times New Roman" w:cs="Times New Roman"/>
            <w:bCs/>
          </w:rPr>
          <w:delText xml:space="preserve">analytical </w:delText>
        </w:r>
      </w:del>
      <w:ins w:id="175" w:author="Chris Dunlap" w:date="2026-05-10T16:34:00Z" w16du:dateUtc="2026-05-10T21:34:00Z">
        <w:r>
          <w:rPr>
            <w:rFonts w:ascii="Times New Roman" w:hAnsi="Times New Roman" w:cs="Times New Roman"/>
            <w:bCs/>
          </w:rPr>
          <w:t xml:space="preserve">main </w:t>
        </w:r>
      </w:ins>
      <w:r w:rsidR="00AE5C56" w:rsidRPr="00AE5C56">
        <w:rPr>
          <w:rFonts w:ascii="Times New Roman" w:hAnsi="Times New Roman" w:cs="Times New Roman"/>
          <w:bCs/>
        </w:rPr>
        <w:t xml:space="preserve">components: </w:t>
      </w:r>
      <w:ins w:id="176" w:author="Chris Dunlap" w:date="2026-05-10T16:34:00Z" w16du:dateUtc="2026-05-10T21:34:00Z">
        <w:r>
          <w:rPr>
            <w:rFonts w:ascii="Times New Roman" w:hAnsi="Times New Roman" w:cs="Times New Roman"/>
            <w:bCs/>
          </w:rPr>
          <w:t xml:space="preserve">(1) </w:t>
        </w:r>
      </w:ins>
      <w:r w:rsidR="00AE5C56" w:rsidRPr="00AE5C56">
        <w:rPr>
          <w:rFonts w:ascii="Times New Roman" w:hAnsi="Times New Roman" w:cs="Times New Roman"/>
          <w:bCs/>
        </w:rPr>
        <w:t xml:space="preserve">an eleven-parameter decomposition </w:t>
      </w:r>
      <w:del w:id="177" w:author="Chris Dunlap" w:date="2026-05-10T16:34:00Z" w16du:dateUtc="2026-05-10T21:34:00Z">
        <w:r w:rsidR="00AE5C56" w:rsidRPr="00AE5C56" w:rsidDel="00E53D1D">
          <w:rPr>
            <w:rFonts w:ascii="Times New Roman" w:hAnsi="Times New Roman" w:cs="Times New Roman"/>
            <w:bCs/>
          </w:rPr>
          <w:delText xml:space="preserve">organized </w:delText>
        </w:r>
      </w:del>
      <w:ins w:id="178" w:author="Chris Dunlap" w:date="2026-05-10T16:34:00Z" w16du:dateUtc="2026-05-10T21:34:00Z">
        <w:r>
          <w:rPr>
            <w:rFonts w:ascii="Times New Roman" w:hAnsi="Times New Roman" w:cs="Times New Roman"/>
            <w:bCs/>
          </w:rPr>
          <w:t>structured</w:t>
        </w:r>
        <w:r w:rsidRPr="00AE5C56">
          <w:rPr>
            <w:rFonts w:ascii="Times New Roman" w:hAnsi="Times New Roman" w:cs="Times New Roman"/>
            <w:bCs/>
          </w:rPr>
          <w:t xml:space="preserve"> </w:t>
        </w:r>
      </w:ins>
      <w:r w:rsidR="00AE5C56" w:rsidRPr="00AE5C56">
        <w:rPr>
          <w:rFonts w:ascii="Times New Roman" w:hAnsi="Times New Roman" w:cs="Times New Roman"/>
          <w:bCs/>
        </w:rPr>
        <w:t xml:space="preserve">around the three </w:t>
      </w:r>
      <w:ins w:id="179" w:author="Chris Dunlap" w:date="2026-05-10T16:35:00Z" w16du:dateUtc="2026-05-10T21:35:00Z">
        <w:r>
          <w:rPr>
            <w:rFonts w:ascii="Times New Roman" w:hAnsi="Times New Roman" w:cs="Times New Roman"/>
            <w:bCs/>
          </w:rPr>
          <w:t xml:space="preserve">identified </w:t>
        </w:r>
      </w:ins>
      <w:r w:rsidR="00AE5C56" w:rsidRPr="00AE5C56">
        <w:rPr>
          <w:rFonts w:ascii="Times New Roman" w:hAnsi="Times New Roman" w:cs="Times New Roman"/>
          <w:bCs/>
        </w:rPr>
        <w:t>operational mechanisms</w:t>
      </w:r>
      <w:del w:id="180" w:author="Chris Dunlap" w:date="2026-05-10T16:35:00Z" w16du:dateUtc="2026-05-10T21:35:00Z">
        <w:r w:rsidR="00AE5C56" w:rsidRPr="00AE5C56" w:rsidDel="00E53D1D">
          <w:rPr>
            <w:rFonts w:ascii="Times New Roman" w:hAnsi="Times New Roman" w:cs="Times New Roman"/>
            <w:bCs/>
          </w:rPr>
          <w:delText xml:space="preserve"> identified above</w:delText>
        </w:r>
      </w:del>
      <w:r w:rsidR="00AE5C56" w:rsidRPr="00AE5C56">
        <w:rPr>
          <w:rFonts w:ascii="Times New Roman" w:hAnsi="Times New Roman" w:cs="Times New Roman"/>
          <w:bCs/>
        </w:rPr>
        <w:t>;</w:t>
      </w:r>
      <w:ins w:id="181" w:author="Chris Dunlap" w:date="2026-05-10T16:35:00Z" w16du:dateUtc="2026-05-10T21:35:00Z">
        <w:r>
          <w:rPr>
            <w:rFonts w:ascii="Times New Roman" w:hAnsi="Times New Roman" w:cs="Times New Roman"/>
            <w:bCs/>
          </w:rPr>
          <w:t xml:space="preserve"> (2)</w:t>
        </w:r>
      </w:ins>
      <w:r w:rsidR="00AE5C56" w:rsidRPr="00AE5C56">
        <w:rPr>
          <w:rFonts w:ascii="Times New Roman" w:hAnsi="Times New Roman" w:cs="Times New Roman"/>
          <w:bCs/>
        </w:rPr>
        <w:t xml:space="preserve"> </w:t>
      </w:r>
      <w:del w:id="182" w:author="Chris Dunlap" w:date="2026-05-10T16:36:00Z" w16du:dateUtc="2026-05-10T21:36:00Z">
        <w:r w:rsidR="00AE5C56" w:rsidRPr="00AE5C56" w:rsidDel="00790355">
          <w:rPr>
            <w:rFonts w:ascii="Times New Roman" w:hAnsi="Times New Roman" w:cs="Times New Roman"/>
            <w:bCs/>
          </w:rPr>
          <w:delText xml:space="preserve">an </w:delText>
        </w:r>
      </w:del>
      <w:r w:rsidR="00AE5C56" w:rsidRPr="00AE5C56">
        <w:rPr>
          <w:rFonts w:ascii="Times New Roman" w:hAnsi="Times New Roman" w:cs="Times New Roman"/>
          <w:bCs/>
        </w:rPr>
        <w:t>empirical</w:t>
      </w:r>
      <w:ins w:id="183" w:author="Chris Dunlap" w:date="2026-05-10T16:37:00Z" w16du:dateUtc="2026-05-10T21:37:00Z">
        <w:r w:rsidR="00790355">
          <w:rPr>
            <w:rFonts w:ascii="Times New Roman" w:hAnsi="Times New Roman" w:cs="Times New Roman"/>
            <w:bCs/>
          </w:rPr>
          <w:t xml:space="preserve"> analysis of</w:t>
        </w:r>
      </w:ins>
      <w:r w:rsidR="00AE5C56" w:rsidRPr="00AE5C56">
        <w:rPr>
          <w:rFonts w:ascii="Times New Roman" w:hAnsi="Times New Roman" w:cs="Times New Roman"/>
          <w:bCs/>
        </w:rPr>
        <w:t xml:space="preserve"> stress-decorrelation </w:t>
      </w:r>
      <w:del w:id="184" w:author="Chris Dunlap" w:date="2026-05-10T16:37:00Z" w16du:dateUtc="2026-05-10T21:37:00Z">
        <w:r w:rsidR="00AE5C56" w:rsidRPr="00AE5C56" w:rsidDel="00790355">
          <w:rPr>
            <w:rFonts w:ascii="Times New Roman" w:hAnsi="Times New Roman" w:cs="Times New Roman"/>
            <w:bCs/>
          </w:rPr>
          <w:delText xml:space="preserve">analysis </w:delText>
        </w:r>
      </w:del>
      <w:r w:rsidR="00AE5C56" w:rsidRPr="00AE5C56">
        <w:rPr>
          <w:rFonts w:ascii="Times New Roman" w:hAnsi="Times New Roman" w:cs="Times New Roman"/>
          <w:bCs/>
        </w:rPr>
        <w:t xml:space="preserve">using four years of day-ahead locational marginal pricing </w:t>
      </w:r>
      <w:ins w:id="185" w:author="Chris Dunlap" w:date="2026-05-10T16:37:00Z" w16du:dateUtc="2026-05-10T21:37:00Z">
        <w:r w:rsidR="00790355">
          <w:rPr>
            <w:rFonts w:ascii="Times New Roman" w:hAnsi="Times New Roman" w:cs="Times New Roman"/>
            <w:bCs/>
          </w:rPr>
          <w:t xml:space="preserve">data </w:t>
        </w:r>
      </w:ins>
      <w:r w:rsidR="00AE5C56" w:rsidRPr="00AE5C56">
        <w:rPr>
          <w:rFonts w:ascii="Times New Roman" w:hAnsi="Times New Roman" w:cs="Times New Roman"/>
          <w:bCs/>
        </w:rPr>
        <w:t xml:space="preserve">across five U.S. grid regions; </w:t>
      </w:r>
      <w:ins w:id="186" w:author="Chris Dunlap" w:date="2026-05-10T16:37:00Z" w16du:dateUtc="2026-05-10T21:37:00Z">
        <w:r w:rsidR="00790355">
          <w:rPr>
            <w:rFonts w:ascii="Times New Roman" w:hAnsi="Times New Roman" w:cs="Times New Roman"/>
            <w:bCs/>
          </w:rPr>
          <w:t>(3)</w:t>
        </w:r>
      </w:ins>
      <w:del w:id="187" w:author="Chris Dunlap" w:date="2026-05-10T16:37:00Z" w16du:dateUtc="2026-05-10T21:37:00Z">
        <w:r w:rsidR="00AE5C56" w:rsidRPr="00AE5C56" w:rsidDel="00790355">
          <w:rPr>
            <w:rFonts w:ascii="Times New Roman" w:hAnsi="Times New Roman" w:cs="Times New Roman"/>
            <w:bCs/>
          </w:rPr>
          <w:delText>a</w:delText>
        </w:r>
      </w:del>
      <w:r w:rsidR="00AE5C56" w:rsidRPr="00AE5C56">
        <w:rPr>
          <w:rFonts w:ascii="Times New Roman" w:hAnsi="Times New Roman" w:cs="Times New Roman"/>
          <w:bCs/>
        </w:rPr>
        <w:t xml:space="preserve"> workload characterization </w:t>
      </w:r>
      <w:del w:id="188" w:author="Chris Dunlap" w:date="2026-05-10T16:37:00Z" w16du:dateUtc="2026-05-10T21:37:00Z">
        <w:r w:rsidR="00AE5C56" w:rsidRPr="00AE5C56" w:rsidDel="00790355">
          <w:rPr>
            <w:rFonts w:ascii="Times New Roman" w:hAnsi="Times New Roman" w:cs="Times New Roman"/>
            <w:bCs/>
          </w:rPr>
          <w:delText>grounded in</w:delText>
        </w:r>
      </w:del>
      <w:ins w:id="189" w:author="Chris Dunlap" w:date="2026-05-10T16:37:00Z" w16du:dateUtc="2026-05-10T21:37:00Z">
        <w:r w:rsidR="00790355">
          <w:rPr>
            <w:rFonts w:ascii="Times New Roman" w:hAnsi="Times New Roman" w:cs="Times New Roman"/>
            <w:bCs/>
          </w:rPr>
          <w:t>based on</w:t>
        </w:r>
      </w:ins>
      <w:r w:rsidR="00AE5C56" w:rsidRPr="00AE5C56">
        <w:rPr>
          <w:rFonts w:ascii="Times New Roman" w:hAnsi="Times New Roman" w:cs="Times New Roman"/>
          <w:bCs/>
        </w:rPr>
        <w:t xml:space="preserve"> 49.4 million production inference requests; and </w:t>
      </w:r>
      <w:ins w:id="190" w:author="Chris Dunlap" w:date="2026-05-10T16:38:00Z" w16du:dateUtc="2026-05-10T21:38:00Z">
        <w:r w:rsidR="00790355">
          <w:rPr>
            <w:rFonts w:ascii="Times New Roman" w:hAnsi="Times New Roman" w:cs="Times New Roman"/>
            <w:bCs/>
          </w:rPr>
          <w:t xml:space="preserve">(4) </w:t>
        </w:r>
      </w:ins>
      <w:r w:rsidR="00AE5C56" w:rsidRPr="00AE5C56">
        <w:rPr>
          <w:rFonts w:ascii="Times New Roman" w:hAnsi="Times New Roman" w:cs="Times New Roman"/>
          <w:bCs/>
        </w:rPr>
        <w:t xml:space="preserve">a conditional Monte Carlo simulation </w:t>
      </w:r>
      <w:del w:id="191" w:author="Chris Dunlap" w:date="2026-05-10T16:38:00Z" w16du:dateUtc="2026-05-10T21:38:00Z">
        <w:r w:rsidR="00AE5C56" w:rsidRPr="00AE5C56" w:rsidDel="00790355">
          <w:rPr>
            <w:rFonts w:ascii="Times New Roman" w:hAnsi="Times New Roman" w:cs="Times New Roman"/>
            <w:bCs/>
          </w:rPr>
          <w:delText>that conditions on</w:delText>
        </w:r>
      </w:del>
      <w:ins w:id="192" w:author="Chris Dunlap" w:date="2026-05-10T16:38:00Z" w16du:dateUtc="2026-05-10T21:38:00Z">
        <w:r w:rsidR="00790355">
          <w:rPr>
            <w:rFonts w:ascii="Times New Roman" w:hAnsi="Times New Roman" w:cs="Times New Roman"/>
            <w:bCs/>
          </w:rPr>
          <w:t>leveraging</w:t>
        </w:r>
      </w:ins>
      <w:r w:rsidR="00AE5C56" w:rsidRPr="00AE5C56">
        <w:rPr>
          <w:rFonts w:ascii="Times New Roman" w:hAnsi="Times New Roman" w:cs="Times New Roman"/>
          <w:bCs/>
        </w:rPr>
        <w:t xml:space="preserve"> observed per-hour grid states. </w:t>
      </w:r>
      <w:del w:id="193" w:author="Chris Dunlap" w:date="2026-05-10T16:38:00Z" w16du:dateUtc="2026-05-10T21:38:00Z">
        <w:r w:rsidR="00AE5C56" w:rsidRPr="00AE5C56" w:rsidDel="00790355">
          <w:rPr>
            <w:rFonts w:ascii="Times New Roman" w:hAnsi="Times New Roman" w:cs="Times New Roman"/>
            <w:bCs/>
          </w:rPr>
          <w:delText>We find</w:delText>
        </w:r>
      </w:del>
      <w:ins w:id="194" w:author="Chris Dunlap" w:date="2026-05-10T16:38:00Z" w16du:dateUtc="2026-05-10T21:38:00Z">
        <w:r w:rsidR="00790355">
          <w:rPr>
            <w:rFonts w:ascii="Times New Roman" w:hAnsi="Times New Roman" w:cs="Times New Roman"/>
            <w:bCs/>
          </w:rPr>
          <w:t>My results show</w:t>
        </w:r>
      </w:ins>
      <w:r w:rsidR="00AE5C56" w:rsidRPr="00AE5C56">
        <w:rPr>
          <w:rFonts w:ascii="Times New Roman" w:hAnsi="Times New Roman" w:cs="Times New Roman"/>
          <w:bCs/>
        </w:rPr>
        <w:t xml:space="preserve"> that commitment depth</w:t>
      </w:r>
      <w:ins w:id="195" w:author="Chris Dunlap" w:date="2026-05-11T08:23:00Z" w16du:dateUtc="2026-05-11T13:23:00Z">
        <w:r w:rsidR="00372E1B">
          <w:rPr>
            <w:rFonts w:ascii="Times New Roman" w:hAnsi="Times New Roman" w:cs="Times New Roman"/>
            <w:bCs/>
          </w:rPr>
          <w:t xml:space="preserve"> </w:t>
        </w:r>
      </w:ins>
      <w:del w:id="196" w:author="Chris Dunlap" w:date="2026-05-11T08:29:00Z" w16du:dateUtc="2026-05-11T13:29:00Z">
        <w:r w:rsidR="00AE5C56" w:rsidRPr="00AE5C56" w:rsidDel="008538CF">
          <w:rPr>
            <w:rFonts w:ascii="Times New Roman" w:hAnsi="Times New Roman" w:cs="Times New Roman"/>
            <w:bCs/>
          </w:rPr>
          <w:delText xml:space="preserve"> </w:delText>
        </w:r>
      </w:del>
      <w:del w:id="197" w:author="Chris Dunlap" w:date="2026-05-10T16:38:00Z" w16du:dateUtc="2026-05-10T21:38:00Z">
        <w:r w:rsidR="00AE5C56" w:rsidRPr="00AE5C56" w:rsidDel="00790355">
          <w:rPr>
            <w:rFonts w:ascii="Times New Roman" w:hAnsi="Times New Roman" w:cs="Times New Roman"/>
            <w:bCs/>
          </w:rPr>
          <w:delText xml:space="preserve">ranges </w:delText>
        </w:r>
      </w:del>
      <w:ins w:id="198" w:author="Chris Dunlap" w:date="2026-05-10T16:38:00Z" w16du:dateUtc="2026-05-10T21:38:00Z">
        <w:r w:rsidR="00790355">
          <w:rPr>
            <w:rFonts w:ascii="Times New Roman" w:hAnsi="Times New Roman" w:cs="Times New Roman"/>
            <w:bCs/>
          </w:rPr>
          <w:t>varies</w:t>
        </w:r>
        <w:r w:rsidR="00790355" w:rsidRPr="00AE5C56">
          <w:rPr>
            <w:rFonts w:ascii="Times New Roman" w:hAnsi="Times New Roman" w:cs="Times New Roman"/>
            <w:bCs/>
          </w:rPr>
          <w:t xml:space="preserve"> </w:t>
        </w:r>
      </w:ins>
      <w:r w:rsidR="00AE5C56" w:rsidRPr="00AE5C56">
        <w:rPr>
          <w:rFonts w:ascii="Times New Roman" w:hAnsi="Times New Roman" w:cs="Times New Roman"/>
          <w:bCs/>
        </w:rPr>
        <w:t xml:space="preserve">from 24% to 40% depending on facility </w:t>
      </w:r>
      <w:ins w:id="199" w:author="Chris Dunlap" w:date="2026-05-10T16:39:00Z" w16du:dateUtc="2026-05-10T21:39:00Z">
        <w:r w:rsidR="00790355">
          <w:rPr>
            <w:rFonts w:ascii="Times New Roman" w:hAnsi="Times New Roman" w:cs="Times New Roman"/>
            <w:bCs/>
          </w:rPr>
          <w:t>scale</w:t>
        </w:r>
      </w:ins>
      <w:del w:id="200" w:author="Chris Dunlap" w:date="2026-05-10T16:39:00Z" w16du:dateUtc="2026-05-10T21:39:00Z">
        <w:r w:rsidR="00AE5C56" w:rsidRPr="00AE5C56" w:rsidDel="00790355">
          <w:rPr>
            <w:rFonts w:ascii="Times New Roman" w:hAnsi="Times New Roman" w:cs="Times New Roman"/>
            <w:bCs/>
          </w:rPr>
          <w:delText>scope</w:delText>
        </w:r>
      </w:del>
      <w:r w:rsidR="00AE5C56" w:rsidRPr="00AE5C56">
        <w:rPr>
          <w:rFonts w:ascii="Times New Roman" w:hAnsi="Times New Roman" w:cs="Times New Roman"/>
          <w:bCs/>
        </w:rPr>
        <w:t xml:space="preserve">, declines only </w:t>
      </w:r>
      <w:del w:id="201" w:author="Chris Dunlap" w:date="2026-05-10T16:39:00Z" w16du:dateUtc="2026-05-10T21:39:00Z">
        <w:r w:rsidR="00AE5C56" w:rsidRPr="00AE5C56" w:rsidDel="00790355">
          <w:rPr>
            <w:rFonts w:ascii="Times New Roman" w:hAnsi="Times New Roman" w:cs="Times New Roman"/>
            <w:bCs/>
          </w:rPr>
          <w:delText xml:space="preserve">modestly </w:delText>
        </w:r>
      </w:del>
      <w:ins w:id="202" w:author="Chris Dunlap" w:date="2026-05-10T16:39:00Z" w16du:dateUtc="2026-05-10T21:39:00Z">
        <w:r w:rsidR="00790355">
          <w:rPr>
            <w:rFonts w:ascii="Times New Roman" w:hAnsi="Times New Roman" w:cs="Times New Roman"/>
            <w:bCs/>
          </w:rPr>
          <w:t>slightly</w:t>
        </w:r>
        <w:r w:rsidR="00790355" w:rsidRPr="00AE5C56">
          <w:rPr>
            <w:rFonts w:ascii="Times New Roman" w:hAnsi="Times New Roman" w:cs="Times New Roman"/>
            <w:bCs/>
          </w:rPr>
          <w:t xml:space="preserve"> </w:t>
        </w:r>
      </w:ins>
      <w:r w:rsidR="00AE5C56" w:rsidRPr="00AE5C56">
        <w:rPr>
          <w:rFonts w:ascii="Times New Roman" w:hAnsi="Times New Roman" w:cs="Times New Roman"/>
          <w:bCs/>
        </w:rPr>
        <w:t xml:space="preserve">with </w:t>
      </w:r>
      <w:ins w:id="203" w:author="Chris Dunlap" w:date="2026-05-10T16:39:00Z" w16du:dateUtc="2026-05-10T21:39:00Z">
        <w:r w:rsidR="00790355">
          <w:rPr>
            <w:rFonts w:ascii="Times New Roman" w:hAnsi="Times New Roman" w:cs="Times New Roman"/>
            <w:bCs/>
          </w:rPr>
          <w:t xml:space="preserve">increased </w:t>
        </w:r>
      </w:ins>
      <w:r w:rsidR="00AE5C56" w:rsidRPr="00AE5C56">
        <w:rPr>
          <w:rFonts w:ascii="Times New Roman" w:hAnsi="Times New Roman" w:cs="Times New Roman"/>
          <w:bCs/>
        </w:rPr>
        <w:t xml:space="preserve">fleet size, and that the </w:t>
      </w:r>
      <w:del w:id="204" w:author="Chris Dunlap" w:date="2026-05-10T16:39:00Z" w16du:dateUtc="2026-05-10T21:39:00Z">
        <w:r w:rsidR="00AE5C56" w:rsidRPr="00AE5C56" w:rsidDel="00790355">
          <w:rPr>
            <w:rFonts w:ascii="Times New Roman" w:hAnsi="Times New Roman" w:cs="Times New Roman"/>
            <w:bCs/>
          </w:rPr>
          <w:delText xml:space="preserve">binding </w:delText>
        </w:r>
      </w:del>
      <w:ins w:id="205" w:author="Chris Dunlap" w:date="2026-05-10T16:39:00Z" w16du:dateUtc="2026-05-10T21:39:00Z">
        <w:r w:rsidR="00790355">
          <w:rPr>
            <w:rFonts w:ascii="Times New Roman" w:hAnsi="Times New Roman" w:cs="Times New Roman"/>
            <w:bCs/>
          </w:rPr>
          <w:t>most significant</w:t>
        </w:r>
        <w:r w:rsidR="00790355" w:rsidRPr="00AE5C56">
          <w:rPr>
            <w:rFonts w:ascii="Times New Roman" w:hAnsi="Times New Roman" w:cs="Times New Roman"/>
            <w:bCs/>
          </w:rPr>
          <w:t xml:space="preserve"> </w:t>
        </w:r>
      </w:ins>
      <w:r w:rsidR="00AE5C56" w:rsidRPr="00AE5C56">
        <w:rPr>
          <w:rFonts w:ascii="Times New Roman" w:hAnsi="Times New Roman" w:cs="Times New Roman"/>
          <w:bCs/>
        </w:rPr>
        <w:t xml:space="preserve">constraints on </w:t>
      </w:r>
      <w:del w:id="206" w:author="Chris Dunlap" w:date="2026-05-10T16:39:00Z" w16du:dateUtc="2026-05-10T21:39:00Z">
        <w:r w:rsidR="00AE5C56" w:rsidRPr="00AE5C56" w:rsidDel="00790355">
          <w:rPr>
            <w:rFonts w:ascii="Times New Roman" w:hAnsi="Times New Roman" w:cs="Times New Roman"/>
            <w:bCs/>
          </w:rPr>
          <w:delText>realized</w:delText>
        </w:r>
      </w:del>
      <w:del w:id="207" w:author="Chris Dunlap" w:date="2026-05-11T08:23:00Z" w16du:dateUtc="2026-05-11T13:23:00Z">
        <w:r w:rsidR="00AE5C56" w:rsidRPr="00AE5C56" w:rsidDel="00372E1B">
          <w:rPr>
            <w:rFonts w:ascii="Times New Roman" w:hAnsi="Times New Roman" w:cs="Times New Roman"/>
            <w:bCs/>
          </w:rPr>
          <w:delText xml:space="preserve"> </w:delText>
        </w:r>
      </w:del>
      <w:r w:rsidR="00AE5C56" w:rsidRPr="00AE5C56">
        <w:rPr>
          <w:rFonts w:ascii="Times New Roman" w:hAnsi="Times New Roman" w:cs="Times New Roman"/>
          <w:bCs/>
        </w:rPr>
        <w:t>grid value are</w:t>
      </w:r>
      <w:ins w:id="208" w:author="Chris Dunlap" w:date="2026-05-10T16:39:00Z" w16du:dateUtc="2026-05-10T21:39:00Z">
        <w:r w:rsidR="00790355">
          <w:rPr>
            <w:rFonts w:ascii="Times New Roman" w:hAnsi="Times New Roman" w:cs="Times New Roman"/>
            <w:bCs/>
          </w:rPr>
          <w:t xml:space="preserve"> driven by</w:t>
        </w:r>
      </w:ins>
      <w:r w:rsidR="00AE5C56" w:rsidRPr="00AE5C56">
        <w:rPr>
          <w:rFonts w:ascii="Times New Roman" w:hAnsi="Times New Roman" w:cs="Times New Roman"/>
          <w:bCs/>
        </w:rPr>
        <w:t xml:space="preserve"> institutional </w:t>
      </w:r>
      <w:del w:id="209" w:author="Chris Dunlap" w:date="2026-05-10T16:39:00Z" w16du:dateUtc="2026-05-10T21:39:00Z">
        <w:r w:rsidR="00AE5C56" w:rsidRPr="00AE5C56" w:rsidDel="00790355">
          <w:rPr>
            <w:rFonts w:ascii="Times New Roman" w:hAnsi="Times New Roman" w:cs="Times New Roman"/>
            <w:bCs/>
          </w:rPr>
          <w:delText>choices</w:delText>
        </w:r>
      </w:del>
      <w:ins w:id="210" w:author="Chris Dunlap" w:date="2026-05-10T16:39:00Z" w16du:dateUtc="2026-05-10T21:39:00Z">
        <w:r w:rsidR="00790355">
          <w:rPr>
            <w:rFonts w:ascii="Times New Roman" w:hAnsi="Times New Roman" w:cs="Times New Roman"/>
            <w:bCs/>
          </w:rPr>
          <w:t>decisions, not</w:t>
        </w:r>
      </w:ins>
      <w:del w:id="211" w:author="Chris Dunlap" w:date="2026-05-10T16:39:00Z" w16du:dateUtc="2026-05-10T21:39:00Z">
        <w:r w:rsidR="00AE5C56" w:rsidRPr="00AE5C56" w:rsidDel="00790355">
          <w:rPr>
            <w:rFonts w:ascii="Times New Roman" w:hAnsi="Times New Roman" w:cs="Times New Roman"/>
            <w:bCs/>
          </w:rPr>
          <w:delText xml:space="preserve"> rather than</w:delText>
        </w:r>
      </w:del>
      <w:r w:rsidR="00AE5C56" w:rsidRPr="00AE5C56">
        <w:rPr>
          <w:rFonts w:ascii="Times New Roman" w:hAnsi="Times New Roman" w:cs="Times New Roman"/>
          <w:bCs/>
        </w:rPr>
        <w:t xml:space="preserve"> physical </w:t>
      </w:r>
      <w:ins w:id="212" w:author="Chris Dunlap" w:date="2026-05-10T16:40:00Z" w16du:dateUtc="2026-05-10T21:40:00Z">
        <w:r w:rsidR="00790355">
          <w:rPr>
            <w:rFonts w:ascii="Times New Roman" w:hAnsi="Times New Roman" w:cs="Times New Roman"/>
            <w:bCs/>
          </w:rPr>
          <w:t>limitations</w:t>
        </w:r>
      </w:ins>
      <w:del w:id="213" w:author="Chris Dunlap" w:date="2026-05-10T16:40:00Z" w16du:dateUtc="2026-05-10T21:40:00Z">
        <w:r w:rsidR="00AE5C56" w:rsidRPr="00AE5C56" w:rsidDel="00790355">
          <w:rPr>
            <w:rFonts w:ascii="Times New Roman" w:hAnsi="Times New Roman" w:cs="Times New Roman"/>
            <w:bCs/>
          </w:rPr>
          <w:delText>limits</w:delText>
        </w:r>
      </w:del>
      <w:r w:rsidR="00AE5C56" w:rsidRPr="00AE5C56">
        <w:rPr>
          <w:rFonts w:ascii="Times New Roman" w:hAnsi="Times New Roman" w:cs="Times New Roman"/>
          <w:bCs/>
        </w:rPr>
        <w:t>.</w:t>
      </w:r>
    </w:p>
    <w:p w14:paraId="4C4E1C7D" w14:textId="2F94E40C" w:rsidR="00BC4F32" w:rsidRDefault="000E571A" w:rsidP="00BC4F32">
      <w:pPr>
        <w:rPr>
          <w:rFonts w:ascii="Times New Roman" w:hAnsi="Times New Roman" w:cs="Times New Roman"/>
          <w:bCs/>
          <w:sz w:val="32"/>
          <w:szCs w:val="32"/>
        </w:rPr>
      </w:pPr>
      <w:del w:id="214" w:author="Chris Dunlap" w:date="2026-05-10T16:40:00Z" w16du:dateUtc="2026-05-10T21:40:00Z">
        <w:r w:rsidRPr="00257069" w:rsidDel="003C2D3C">
          <w:rPr>
            <w:rFonts w:ascii="Times New Roman" w:hAnsi="Times New Roman" w:cs="Times New Roman"/>
            <w:b/>
            <w:sz w:val="28"/>
            <w:szCs w:val="28"/>
          </w:rPr>
          <w:lastRenderedPageBreak/>
          <w:delText>2</w:delText>
        </w:r>
        <w:r w:rsidR="001D6E1E" w:rsidDel="003C2D3C">
          <w:rPr>
            <w:rFonts w:ascii="Times New Roman" w:hAnsi="Times New Roman" w:cs="Times New Roman"/>
            <w:b/>
            <w:sz w:val="28"/>
            <w:szCs w:val="28"/>
          </w:rPr>
          <w:delText xml:space="preserve">. </w:delText>
        </w:r>
      </w:del>
      <w:r w:rsidR="001D6E1E" w:rsidRPr="00520030">
        <w:rPr>
          <w:rFonts w:ascii="Times New Roman" w:hAnsi="Times New Roman" w:cs="Times New Roman"/>
          <w:b/>
          <w:rPrChange w:id="215" w:author="Chris Dunlap" w:date="2026-05-11T08:15:00Z" w16du:dateUtc="2026-05-11T13:15:00Z">
            <w:rPr>
              <w:rFonts w:ascii="Times New Roman" w:hAnsi="Times New Roman" w:cs="Times New Roman"/>
              <w:b/>
              <w:sz w:val="28"/>
              <w:szCs w:val="28"/>
            </w:rPr>
          </w:rPrChange>
        </w:rPr>
        <w:t xml:space="preserve">Framework: Decomposing </w:t>
      </w:r>
      <w:del w:id="216" w:author="Chris Dunlap" w:date="2026-05-11T08:16:00Z" w16du:dateUtc="2026-05-11T13:16:00Z">
        <w:r w:rsidR="001D6E1E" w:rsidRPr="00520030" w:rsidDel="00520030">
          <w:rPr>
            <w:rFonts w:ascii="Times New Roman" w:hAnsi="Times New Roman" w:cs="Times New Roman"/>
            <w:b/>
            <w:rPrChange w:id="217" w:author="Chris Dunlap" w:date="2026-05-11T08:15:00Z" w16du:dateUtc="2026-05-11T13:15:00Z">
              <w:rPr>
                <w:rFonts w:ascii="Times New Roman" w:hAnsi="Times New Roman" w:cs="Times New Roman"/>
                <w:b/>
                <w:sz w:val="28"/>
                <w:szCs w:val="28"/>
              </w:rPr>
            </w:rPrChange>
          </w:rPr>
          <w:delText xml:space="preserve">composed </w:delText>
        </w:r>
      </w:del>
      <w:ins w:id="218" w:author="Chris Dunlap" w:date="2026-05-11T08:16:00Z" w16du:dateUtc="2026-05-11T13:16:00Z">
        <w:r w:rsidR="00520030">
          <w:rPr>
            <w:rFonts w:ascii="Times New Roman" w:hAnsi="Times New Roman" w:cs="Times New Roman"/>
            <w:b/>
          </w:rPr>
          <w:t>Combined</w:t>
        </w:r>
        <w:r w:rsidR="00520030" w:rsidRPr="00520030">
          <w:rPr>
            <w:rFonts w:ascii="Times New Roman" w:hAnsi="Times New Roman" w:cs="Times New Roman"/>
            <w:b/>
            <w:rPrChange w:id="219" w:author="Chris Dunlap" w:date="2026-05-11T08:15:00Z" w16du:dateUtc="2026-05-11T13:15:00Z">
              <w:rPr>
                <w:rFonts w:ascii="Times New Roman" w:hAnsi="Times New Roman" w:cs="Times New Roman"/>
                <w:b/>
                <w:sz w:val="28"/>
                <w:szCs w:val="28"/>
              </w:rPr>
            </w:rPrChange>
          </w:rPr>
          <w:t xml:space="preserve"> </w:t>
        </w:r>
      </w:ins>
      <w:del w:id="220" w:author="Chris Dunlap" w:date="2026-05-11T08:17:00Z" w16du:dateUtc="2026-05-11T13:17:00Z">
        <w:r w:rsidR="001D6E1E" w:rsidRPr="00520030" w:rsidDel="00520030">
          <w:rPr>
            <w:rFonts w:ascii="Times New Roman" w:hAnsi="Times New Roman" w:cs="Times New Roman"/>
            <w:b/>
            <w:rPrChange w:id="221" w:author="Chris Dunlap" w:date="2026-05-11T08:15:00Z" w16du:dateUtc="2026-05-11T13:15:00Z">
              <w:rPr>
                <w:rFonts w:ascii="Times New Roman" w:hAnsi="Times New Roman" w:cs="Times New Roman"/>
                <w:b/>
                <w:sz w:val="28"/>
                <w:szCs w:val="28"/>
              </w:rPr>
            </w:rPrChange>
          </w:rPr>
          <w:delText xml:space="preserve">operational </w:delText>
        </w:r>
      </w:del>
      <w:ins w:id="222" w:author="Chris Dunlap" w:date="2026-05-11T08:17:00Z" w16du:dateUtc="2026-05-11T13:17:00Z">
        <w:r w:rsidR="00520030">
          <w:rPr>
            <w:rFonts w:ascii="Times New Roman" w:hAnsi="Times New Roman" w:cs="Times New Roman"/>
            <w:b/>
          </w:rPr>
          <w:t>O</w:t>
        </w:r>
        <w:r w:rsidR="00520030" w:rsidRPr="00520030">
          <w:rPr>
            <w:rFonts w:ascii="Times New Roman" w:hAnsi="Times New Roman" w:cs="Times New Roman"/>
            <w:b/>
            <w:rPrChange w:id="223" w:author="Chris Dunlap" w:date="2026-05-11T08:15:00Z" w16du:dateUtc="2026-05-11T13:15:00Z">
              <w:rPr>
                <w:rFonts w:ascii="Times New Roman" w:hAnsi="Times New Roman" w:cs="Times New Roman"/>
                <w:b/>
                <w:sz w:val="28"/>
                <w:szCs w:val="28"/>
              </w:rPr>
            </w:rPrChange>
          </w:rPr>
          <w:t xml:space="preserve">perational </w:t>
        </w:r>
      </w:ins>
      <w:del w:id="224" w:author="Chris Dunlap" w:date="2026-05-11T08:17:00Z" w16du:dateUtc="2026-05-11T13:17:00Z">
        <w:r w:rsidR="001D6E1E" w:rsidRPr="00520030" w:rsidDel="00520030">
          <w:rPr>
            <w:rFonts w:ascii="Times New Roman" w:hAnsi="Times New Roman" w:cs="Times New Roman"/>
            <w:b/>
            <w:rPrChange w:id="225" w:author="Chris Dunlap" w:date="2026-05-11T08:15:00Z" w16du:dateUtc="2026-05-11T13:15:00Z">
              <w:rPr>
                <w:rFonts w:ascii="Times New Roman" w:hAnsi="Times New Roman" w:cs="Times New Roman"/>
                <w:b/>
                <w:sz w:val="28"/>
                <w:szCs w:val="28"/>
              </w:rPr>
            </w:rPrChange>
          </w:rPr>
          <w:delText>flexibility</w:delText>
        </w:r>
      </w:del>
      <w:ins w:id="226" w:author="Chris Dunlap" w:date="2026-05-11T08:17:00Z" w16du:dateUtc="2026-05-11T13:17:00Z">
        <w:r w:rsidR="00520030">
          <w:rPr>
            <w:rFonts w:ascii="Times New Roman" w:hAnsi="Times New Roman" w:cs="Times New Roman"/>
            <w:b/>
          </w:rPr>
          <w:t>F</w:t>
        </w:r>
        <w:r w:rsidR="00520030" w:rsidRPr="00520030">
          <w:rPr>
            <w:rFonts w:ascii="Times New Roman" w:hAnsi="Times New Roman" w:cs="Times New Roman"/>
            <w:b/>
            <w:rPrChange w:id="227" w:author="Chris Dunlap" w:date="2026-05-11T08:15:00Z" w16du:dateUtc="2026-05-11T13:15:00Z">
              <w:rPr>
                <w:rFonts w:ascii="Times New Roman" w:hAnsi="Times New Roman" w:cs="Times New Roman"/>
                <w:b/>
                <w:sz w:val="28"/>
                <w:szCs w:val="28"/>
              </w:rPr>
            </w:rPrChange>
          </w:rPr>
          <w:t>lexibility</w:t>
        </w:r>
      </w:ins>
    </w:p>
    <w:p w14:paraId="07EF7B6F" w14:textId="2C393028" w:rsidR="0097330A" w:rsidRPr="00A36ECE" w:rsidRDefault="009714C3" w:rsidP="001D6E1E">
      <w:pPr>
        <w:rPr>
          <w:rFonts w:ascii="Times New Roman" w:hAnsi="Times New Roman" w:cs="Times New Roman"/>
          <w:bCs/>
        </w:rPr>
      </w:pPr>
      <w:r w:rsidRPr="009714C3">
        <w:rPr>
          <w:rFonts w:ascii="Times New Roman" w:hAnsi="Times New Roman" w:cs="Times New Roman"/>
          <w:bCs/>
        </w:rPr>
        <w:t>Production demonstrations at Microsoft</w:t>
      </w:r>
      <w:r w:rsidR="00633130">
        <w:rPr>
          <w:rFonts w:ascii="Times New Roman" w:hAnsi="Times New Roman" w:cs="Times New Roman"/>
          <w:bCs/>
        </w:rPr>
        <w:t>[5]</w:t>
      </w:r>
      <w:r w:rsidRPr="009714C3">
        <w:rPr>
          <w:rFonts w:ascii="Times New Roman" w:hAnsi="Times New Roman" w:cs="Times New Roman"/>
          <w:bCs/>
        </w:rPr>
        <w:t>, Meta</w:t>
      </w:r>
      <w:r w:rsidR="00633130">
        <w:rPr>
          <w:rFonts w:ascii="Times New Roman" w:hAnsi="Times New Roman" w:cs="Times New Roman"/>
          <w:bCs/>
        </w:rPr>
        <w:t>[6]</w:t>
      </w:r>
      <w:r w:rsidRPr="009714C3">
        <w:rPr>
          <w:rFonts w:ascii="Times New Roman" w:hAnsi="Times New Roman" w:cs="Times New Roman"/>
          <w:bCs/>
        </w:rPr>
        <w:t>, Google</w:t>
      </w:r>
      <w:r w:rsidR="00633130">
        <w:rPr>
          <w:rFonts w:ascii="Times New Roman" w:hAnsi="Times New Roman" w:cs="Times New Roman"/>
          <w:bCs/>
        </w:rPr>
        <w:t>[7]</w:t>
      </w:r>
      <w:r w:rsidRPr="009714C3">
        <w:rPr>
          <w:rFonts w:ascii="Times New Roman" w:hAnsi="Times New Roman" w:cs="Times New Roman"/>
          <w:bCs/>
        </w:rPr>
        <w:t>, and Oracl</w:t>
      </w:r>
      <w:r w:rsidR="00A36ECE">
        <w:rPr>
          <w:rFonts w:ascii="Times New Roman" w:hAnsi="Times New Roman" w:cs="Times New Roman"/>
          <w:bCs/>
        </w:rPr>
        <w:t>e[8]</w:t>
      </w:r>
      <w:r w:rsidRPr="009714C3">
        <w:rPr>
          <w:rFonts w:ascii="Times New Roman" w:hAnsi="Times New Roman" w:cs="Times New Roman"/>
          <w:bCs/>
        </w:rPr>
        <w:t xml:space="preserve"> </w:t>
      </w:r>
      <w:del w:id="228" w:author="Chris Dunlap" w:date="2026-05-10T16:41:00Z" w16du:dateUtc="2026-05-10T21:41:00Z">
        <w:r w:rsidRPr="009714C3" w:rsidDel="003C2D3C">
          <w:rPr>
            <w:rFonts w:ascii="Times New Roman" w:hAnsi="Times New Roman" w:cs="Times New Roman"/>
            <w:bCs/>
          </w:rPr>
          <w:delText xml:space="preserve">establish </w:delText>
        </w:r>
      </w:del>
      <w:ins w:id="229" w:author="Chris Dunlap" w:date="2026-05-10T16:41:00Z" w16du:dateUtc="2026-05-10T21:41:00Z">
        <w:r w:rsidR="003C2D3C">
          <w:rPr>
            <w:rFonts w:ascii="Times New Roman" w:hAnsi="Times New Roman" w:cs="Times New Roman"/>
            <w:bCs/>
          </w:rPr>
          <w:t>have validated</w:t>
        </w:r>
        <w:r w:rsidR="003C2D3C" w:rsidRPr="009714C3">
          <w:rPr>
            <w:rFonts w:ascii="Times New Roman" w:hAnsi="Times New Roman" w:cs="Times New Roman"/>
            <w:bCs/>
          </w:rPr>
          <w:t xml:space="preserve"> </w:t>
        </w:r>
      </w:ins>
      <w:r w:rsidRPr="009714C3">
        <w:rPr>
          <w:rFonts w:ascii="Times New Roman" w:hAnsi="Times New Roman" w:cs="Times New Roman"/>
          <w:bCs/>
        </w:rPr>
        <w:t>all three flexibility mechanisms at hyperscaler scale</w:t>
      </w:r>
      <w:ins w:id="230" w:author="Chris Dunlap" w:date="2026-05-10T16:41:00Z" w16du:dateUtc="2026-05-10T21:41:00Z">
        <w:r w:rsidR="003C2D3C">
          <w:rPr>
            <w:rFonts w:ascii="Times New Roman" w:hAnsi="Times New Roman" w:cs="Times New Roman"/>
            <w:bCs/>
          </w:rPr>
          <w:t>. These include</w:t>
        </w:r>
      </w:ins>
      <w:del w:id="231" w:author="Chris Dunlap" w:date="2026-05-10T16:41:00Z" w16du:dateUtc="2026-05-10T21:41:00Z">
        <w:r w:rsidRPr="009714C3" w:rsidDel="003C2D3C">
          <w:rPr>
            <w:rFonts w:ascii="Times New Roman" w:hAnsi="Times New Roman" w:cs="Times New Roman"/>
            <w:bCs/>
          </w:rPr>
          <w:delText>, including</w:delText>
        </w:r>
      </w:del>
      <w:r w:rsidRPr="009714C3">
        <w:rPr>
          <w:rFonts w:ascii="Times New Roman" w:hAnsi="Times New Roman" w:cs="Times New Roman"/>
          <w:bCs/>
        </w:rPr>
        <w:t xml:space="preserve"> datacenter-wide power management with millisecond</w:t>
      </w:r>
      <w:ins w:id="232" w:author="Chris Dunlap" w:date="2026-05-10T16:41:00Z" w16du:dateUtc="2026-05-10T21:41:00Z">
        <w:r w:rsidR="003C2D3C">
          <w:rPr>
            <w:rFonts w:ascii="Times New Roman" w:hAnsi="Times New Roman" w:cs="Times New Roman"/>
            <w:bCs/>
          </w:rPr>
          <w:t>-level</w:t>
        </w:r>
      </w:ins>
      <w:r w:rsidRPr="009714C3">
        <w:rPr>
          <w:rFonts w:ascii="Times New Roman" w:hAnsi="Times New Roman" w:cs="Times New Roman"/>
          <w:bCs/>
        </w:rPr>
        <w:t xml:space="preserve"> control</w:t>
      </w:r>
      <w:ins w:id="233" w:author="Chris Dunlap" w:date="2026-05-10T16:42:00Z" w16du:dateUtc="2026-05-10T21:42:00Z">
        <w:r w:rsidR="003C2D3C">
          <w:rPr>
            <w:rFonts w:ascii="Times New Roman" w:hAnsi="Times New Roman" w:cs="Times New Roman"/>
            <w:bCs/>
          </w:rPr>
          <w:t>,</w:t>
        </w:r>
      </w:ins>
      <w:del w:id="234" w:author="Chris Dunlap" w:date="2026-05-10T16:42:00Z" w16du:dateUtc="2026-05-10T21:42:00Z">
        <w:r w:rsidRPr="009714C3" w:rsidDel="003C2D3C">
          <w:rPr>
            <w:rFonts w:ascii="Times New Roman" w:hAnsi="Times New Roman" w:cs="Times New Roman"/>
            <w:bCs/>
          </w:rPr>
          <w:delText xml:space="preserve"> latencies, intra-facility</w:delText>
        </w:r>
      </w:del>
      <w:r w:rsidRPr="009714C3">
        <w:rPr>
          <w:rFonts w:ascii="Times New Roman" w:hAnsi="Times New Roman" w:cs="Times New Roman"/>
          <w:bCs/>
        </w:rPr>
        <w:t xml:space="preserve"> phase-disaggregated LLM inference</w:t>
      </w:r>
      <w:ins w:id="235" w:author="Chris Dunlap" w:date="2026-05-10T16:42:00Z" w16du:dateUtc="2026-05-10T21:42:00Z">
        <w:r w:rsidR="003C2D3C">
          <w:rPr>
            <w:rFonts w:ascii="Times New Roman" w:hAnsi="Times New Roman" w:cs="Times New Roman"/>
            <w:bCs/>
          </w:rPr>
          <w:t xml:space="preserve"> within facilities,</w:t>
        </w:r>
      </w:ins>
      <w:del w:id="236" w:author="Chris Dunlap" w:date="2026-05-10T16:42:00Z" w16du:dateUtc="2026-05-10T21:42:00Z">
        <w:r w:rsidRPr="009714C3" w:rsidDel="003C2D3C">
          <w:rPr>
            <w:rFonts w:ascii="Times New Roman" w:hAnsi="Times New Roman" w:cs="Times New Roman"/>
            <w:bCs/>
          </w:rPr>
          <w:delText>,</w:delText>
        </w:r>
      </w:del>
      <w:r w:rsidRPr="009714C3">
        <w:rPr>
          <w:rFonts w:ascii="Times New Roman" w:hAnsi="Times New Roman" w:cs="Times New Roman"/>
          <w:bCs/>
        </w:rPr>
        <w:t xml:space="preserve"> and</w:t>
      </w:r>
      <w:ins w:id="237" w:author="Chris Dunlap" w:date="2026-05-10T16:44:00Z" w16du:dateUtc="2026-05-10T21:44:00Z">
        <w:r w:rsidR="003C2D3C">
          <w:rPr>
            <w:rFonts w:ascii="Times New Roman" w:hAnsi="Times New Roman" w:cs="Times New Roman"/>
            <w:bCs/>
          </w:rPr>
          <w:t xml:space="preserve"> a</w:t>
        </w:r>
      </w:ins>
      <w:r w:rsidRPr="009714C3">
        <w:rPr>
          <w:rFonts w:ascii="Times New Roman" w:hAnsi="Times New Roman" w:cs="Times New Roman"/>
          <w:bCs/>
        </w:rPr>
        <w:t xml:space="preserve"> 25% sustained </w:t>
      </w:r>
      <w:ins w:id="238" w:author="Chris Dunlap" w:date="2026-05-10T16:44:00Z" w16du:dateUtc="2026-05-10T21:44:00Z">
        <w:r w:rsidR="003C2D3C">
          <w:rPr>
            <w:rFonts w:ascii="Times New Roman" w:hAnsi="Times New Roman" w:cs="Times New Roman"/>
            <w:bCs/>
          </w:rPr>
          <w:t xml:space="preserve">reduction in </w:t>
        </w:r>
      </w:ins>
      <w:r w:rsidRPr="009714C3">
        <w:rPr>
          <w:rFonts w:ascii="Times New Roman" w:hAnsi="Times New Roman" w:cs="Times New Roman"/>
          <w:bCs/>
        </w:rPr>
        <w:t>cluster-level peak</w:t>
      </w:r>
      <w:ins w:id="239" w:author="Chris Dunlap" w:date="2026-05-11T08:26:00Z" w16du:dateUtc="2026-05-11T13:26:00Z">
        <w:r w:rsidR="00372E1B">
          <w:rPr>
            <w:rFonts w:ascii="Times New Roman" w:hAnsi="Times New Roman" w:cs="Times New Roman"/>
            <w:bCs/>
          </w:rPr>
          <w:t xml:space="preserve"> </w:t>
        </w:r>
      </w:ins>
      <w:del w:id="240" w:author="Chris Dunlap" w:date="2026-05-11T08:26:00Z" w16du:dateUtc="2026-05-11T13:26:00Z">
        <w:r w:rsidRPr="009714C3" w:rsidDel="00372E1B">
          <w:rPr>
            <w:rFonts w:ascii="Times New Roman" w:hAnsi="Times New Roman" w:cs="Times New Roman"/>
            <w:bCs/>
          </w:rPr>
          <w:delText>-</w:delText>
        </w:r>
      </w:del>
      <w:r w:rsidRPr="009714C3">
        <w:rPr>
          <w:rFonts w:ascii="Times New Roman" w:hAnsi="Times New Roman" w:cs="Times New Roman"/>
          <w:bCs/>
        </w:rPr>
        <w:t xml:space="preserve">power </w:t>
      </w:r>
      <w:del w:id="241" w:author="Chris Dunlap" w:date="2026-05-10T16:44:00Z" w16du:dateUtc="2026-05-10T21:44:00Z">
        <w:r w:rsidRPr="009714C3" w:rsidDel="003C2D3C">
          <w:rPr>
            <w:rFonts w:ascii="Times New Roman" w:hAnsi="Times New Roman" w:cs="Times New Roman"/>
            <w:bCs/>
          </w:rPr>
          <w:delText xml:space="preserve">reduction </w:delText>
        </w:r>
      </w:del>
      <w:r w:rsidRPr="009714C3">
        <w:rPr>
          <w:rFonts w:ascii="Times New Roman" w:hAnsi="Times New Roman" w:cs="Times New Roman"/>
          <w:bCs/>
        </w:rPr>
        <w:t>over multi-hour</w:t>
      </w:r>
      <w:ins w:id="242" w:author="Chris Dunlap" w:date="2026-05-10T16:44:00Z" w16du:dateUtc="2026-05-10T21:44:00Z">
        <w:r w:rsidR="003C2D3C">
          <w:rPr>
            <w:rFonts w:ascii="Times New Roman" w:hAnsi="Times New Roman" w:cs="Times New Roman"/>
            <w:bCs/>
          </w:rPr>
          <w:t xml:space="preserve"> periods without violating </w:t>
        </w:r>
      </w:ins>
      <w:ins w:id="243" w:author="Chris Dunlap" w:date="2026-05-10T16:45:00Z" w16du:dateUtc="2026-05-10T21:45:00Z">
        <w:r w:rsidR="003C2D3C">
          <w:rPr>
            <w:rFonts w:ascii="Times New Roman" w:hAnsi="Times New Roman" w:cs="Times New Roman"/>
            <w:bCs/>
          </w:rPr>
          <w:t>service level agreements (SLAs)</w:t>
        </w:r>
      </w:ins>
      <w:del w:id="244" w:author="Chris Dunlap" w:date="2026-05-10T16:45:00Z" w16du:dateUtc="2026-05-10T21:45:00Z">
        <w:r w:rsidRPr="009714C3" w:rsidDel="003C2D3C">
          <w:rPr>
            <w:rFonts w:ascii="Times New Roman" w:hAnsi="Times New Roman" w:cs="Times New Roman"/>
            <w:bCs/>
          </w:rPr>
          <w:delText xml:space="preserve"> windows with zero SLA violations</w:delText>
        </w:r>
      </w:del>
      <w:r w:rsidRPr="009714C3">
        <w:rPr>
          <w:rFonts w:ascii="Times New Roman" w:hAnsi="Times New Roman" w:cs="Times New Roman"/>
          <w:bCs/>
        </w:rPr>
        <w:t xml:space="preserve">. </w:t>
      </w:r>
      <w:ins w:id="245" w:author="Chris Dunlap" w:date="2026-05-10T16:45:00Z" w16du:dateUtc="2026-05-10T21:45:00Z">
        <w:r w:rsidR="003C2D3C">
          <w:rPr>
            <w:rFonts w:ascii="Times New Roman" w:hAnsi="Times New Roman" w:cs="Times New Roman"/>
            <w:bCs/>
          </w:rPr>
          <w:t>However, while the</w:t>
        </w:r>
      </w:ins>
      <w:del w:id="246" w:author="Chris Dunlap" w:date="2026-05-10T16:45:00Z" w16du:dateUtc="2026-05-10T21:45:00Z">
        <w:r w:rsidRPr="009714C3" w:rsidDel="003C2D3C">
          <w:rPr>
            <w:rFonts w:ascii="Times New Roman" w:hAnsi="Times New Roman" w:cs="Times New Roman"/>
            <w:bCs/>
          </w:rPr>
          <w:delText>What this</w:delText>
        </w:r>
      </w:del>
      <w:r w:rsidRPr="009714C3">
        <w:rPr>
          <w:rFonts w:ascii="Times New Roman" w:hAnsi="Times New Roman" w:cs="Times New Roman"/>
          <w:bCs/>
        </w:rPr>
        <w:t xml:space="preserve"> systems literature </w:t>
      </w:r>
      <w:ins w:id="247" w:author="Chris Dunlap" w:date="2026-05-10T16:45:00Z" w16du:dateUtc="2026-05-10T21:45:00Z">
        <w:r w:rsidR="003C2D3C">
          <w:rPr>
            <w:rFonts w:ascii="Times New Roman" w:hAnsi="Times New Roman" w:cs="Times New Roman"/>
            <w:bCs/>
          </w:rPr>
          <w:t xml:space="preserve">established </w:t>
        </w:r>
      </w:ins>
      <w:del w:id="248" w:author="Chris Dunlap" w:date="2026-05-10T16:45:00Z" w16du:dateUtc="2026-05-10T21:45:00Z">
        <w:r w:rsidRPr="009714C3" w:rsidDel="003C2D3C">
          <w:rPr>
            <w:rFonts w:ascii="Times New Roman" w:hAnsi="Times New Roman" w:cs="Times New Roman"/>
            <w:bCs/>
          </w:rPr>
          <w:delText xml:space="preserve">has not done is translate </w:delText>
        </w:r>
      </w:del>
      <w:r w:rsidRPr="009714C3">
        <w:rPr>
          <w:rFonts w:ascii="Times New Roman" w:hAnsi="Times New Roman" w:cs="Times New Roman"/>
          <w:bCs/>
        </w:rPr>
        <w:t>operational flexibility</w:t>
      </w:r>
      <w:ins w:id="249" w:author="Chris Dunlap" w:date="2026-05-10T16:45:00Z" w16du:dateUtc="2026-05-10T21:45:00Z">
        <w:r w:rsidR="003C2D3C">
          <w:rPr>
            <w:rFonts w:ascii="Times New Roman" w:hAnsi="Times New Roman" w:cs="Times New Roman"/>
            <w:bCs/>
          </w:rPr>
          <w:t>, it has not yet translated this flexibility into the</w:t>
        </w:r>
      </w:ins>
      <w:del w:id="250" w:author="Chris Dunlap" w:date="2026-05-10T16:46:00Z" w16du:dateUtc="2026-05-10T21:46:00Z">
        <w:r w:rsidRPr="009714C3" w:rsidDel="003C2D3C">
          <w:rPr>
            <w:rFonts w:ascii="Times New Roman" w:hAnsi="Times New Roman" w:cs="Times New Roman"/>
            <w:bCs/>
          </w:rPr>
          <w:delText xml:space="preserve"> into</w:delText>
        </w:r>
      </w:del>
      <w:r w:rsidRPr="009714C3">
        <w:rPr>
          <w:rFonts w:ascii="Times New Roman" w:hAnsi="Times New Roman" w:cs="Times New Roman"/>
          <w:bCs/>
        </w:rPr>
        <w:t xml:space="preserve"> capacity-accr</w:t>
      </w:r>
      <w:r w:rsidRPr="00A36ECE">
        <w:rPr>
          <w:rFonts w:ascii="Times New Roman" w:hAnsi="Times New Roman" w:cs="Times New Roman"/>
          <w:bCs/>
        </w:rPr>
        <w:t xml:space="preserve">editation </w:t>
      </w:r>
      <w:ins w:id="251" w:author="Chris Dunlap" w:date="2026-05-10T16:46:00Z" w16du:dateUtc="2026-05-10T21:46:00Z">
        <w:r w:rsidR="003C2D3C">
          <w:rPr>
            <w:rFonts w:ascii="Times New Roman" w:hAnsi="Times New Roman" w:cs="Times New Roman"/>
            <w:bCs/>
          </w:rPr>
          <w:t xml:space="preserve">metrics required by </w:t>
        </w:r>
      </w:ins>
      <w:del w:id="252" w:author="Chris Dunlap" w:date="2026-05-10T16:46:00Z" w16du:dateUtc="2026-05-10T21:46:00Z">
        <w:r w:rsidRPr="00A36ECE" w:rsidDel="003C2D3C">
          <w:rPr>
            <w:rFonts w:ascii="Times New Roman" w:hAnsi="Times New Roman" w:cs="Times New Roman"/>
            <w:bCs/>
          </w:rPr>
          <w:delText xml:space="preserve">terms that </w:delText>
        </w:r>
      </w:del>
      <w:r w:rsidRPr="00A36ECE">
        <w:rPr>
          <w:rFonts w:ascii="Times New Roman" w:hAnsi="Times New Roman" w:cs="Times New Roman"/>
          <w:bCs/>
        </w:rPr>
        <w:t>resource adequacy planning and capacity markets</w:t>
      </w:r>
      <w:del w:id="253" w:author="Chris Dunlap" w:date="2026-05-10T16:46:00Z" w16du:dateUtc="2026-05-10T21:46:00Z">
        <w:r w:rsidRPr="00A36ECE" w:rsidDel="003C2D3C">
          <w:rPr>
            <w:rFonts w:ascii="Times New Roman" w:hAnsi="Times New Roman" w:cs="Times New Roman"/>
            <w:bCs/>
          </w:rPr>
          <w:delText xml:space="preserve"> require</w:delText>
        </w:r>
      </w:del>
      <w:r w:rsidRPr="00A36ECE">
        <w:rPr>
          <w:rFonts w:ascii="Times New Roman" w:hAnsi="Times New Roman" w:cs="Times New Roman"/>
          <w:bCs/>
        </w:rPr>
        <w:t>.</w:t>
      </w:r>
    </w:p>
    <w:p w14:paraId="13CE1B42" w14:textId="1FB4FA0E" w:rsidR="001D6E1E" w:rsidRPr="001D6E1E" w:rsidRDefault="00851C78" w:rsidP="001D6E1E">
      <w:pPr>
        <w:rPr>
          <w:rFonts w:ascii="Times New Roman" w:hAnsi="Times New Roman" w:cs="Times New Roman"/>
          <w:bCs/>
        </w:rPr>
      </w:pPr>
      <w:del w:id="254" w:author="Chris Dunlap" w:date="2026-05-10T16:46:00Z" w16du:dateUtc="2026-05-10T21:46:00Z">
        <w:r w:rsidRPr="00A36ECE" w:rsidDel="003C2D3C">
          <w:rPr>
            <w:rFonts w:ascii="Times New Roman" w:hAnsi="Times New Roman" w:cs="Times New Roman"/>
            <w:bCs/>
          </w:rPr>
          <w:delText>Our</w:delText>
        </w:r>
        <w:r w:rsidR="001D6E1E" w:rsidRPr="00A36ECE" w:rsidDel="003C2D3C">
          <w:rPr>
            <w:rFonts w:ascii="Times New Roman" w:hAnsi="Times New Roman" w:cs="Times New Roman"/>
            <w:bCs/>
          </w:rPr>
          <w:delText xml:space="preserve"> </w:delText>
        </w:r>
      </w:del>
      <w:ins w:id="255" w:author="Chris Dunlap" w:date="2026-05-10T16:46:00Z" w16du:dateUtc="2026-05-10T21:46:00Z">
        <w:r w:rsidR="003C2D3C">
          <w:rPr>
            <w:rFonts w:ascii="Times New Roman" w:hAnsi="Times New Roman" w:cs="Times New Roman"/>
            <w:bCs/>
          </w:rPr>
          <w:t>My</w:t>
        </w:r>
        <w:r w:rsidR="003C2D3C" w:rsidRPr="00A36ECE">
          <w:rPr>
            <w:rFonts w:ascii="Times New Roman" w:hAnsi="Times New Roman" w:cs="Times New Roman"/>
            <w:bCs/>
          </w:rPr>
          <w:t xml:space="preserve"> </w:t>
        </w:r>
      </w:ins>
      <w:r w:rsidR="001D6E1E" w:rsidRPr="00A36ECE">
        <w:rPr>
          <w:rFonts w:ascii="Times New Roman" w:hAnsi="Times New Roman" w:cs="Times New Roman"/>
          <w:bCs/>
        </w:rPr>
        <w:t xml:space="preserve">framework </w:t>
      </w:r>
      <w:del w:id="256" w:author="Chris Dunlap" w:date="2026-05-10T16:46:00Z" w16du:dateUtc="2026-05-10T21:46:00Z">
        <w:r w:rsidR="00C20B6C" w:rsidRPr="00A36ECE" w:rsidDel="003C2D3C">
          <w:rPr>
            <w:rFonts w:ascii="Times New Roman" w:hAnsi="Times New Roman" w:cs="Times New Roman"/>
            <w:bCs/>
          </w:rPr>
          <w:delText xml:space="preserve">decomposes </w:delText>
        </w:r>
      </w:del>
      <w:ins w:id="257" w:author="Chris Dunlap" w:date="2026-05-10T16:46:00Z" w16du:dateUtc="2026-05-10T21:46:00Z">
        <w:r w:rsidR="003C2D3C">
          <w:rPr>
            <w:rFonts w:ascii="Times New Roman" w:hAnsi="Times New Roman" w:cs="Times New Roman"/>
            <w:bCs/>
          </w:rPr>
          <w:t>addresses</w:t>
        </w:r>
        <w:r w:rsidR="003C2D3C" w:rsidRPr="00A36ECE">
          <w:rPr>
            <w:rFonts w:ascii="Times New Roman" w:hAnsi="Times New Roman" w:cs="Times New Roman"/>
            <w:bCs/>
          </w:rPr>
          <w:t xml:space="preserve"> </w:t>
        </w:r>
      </w:ins>
      <w:r w:rsidR="00C20B6C" w:rsidRPr="00A36ECE">
        <w:rPr>
          <w:rFonts w:ascii="Times New Roman" w:hAnsi="Times New Roman" w:cs="Times New Roman"/>
          <w:bCs/>
        </w:rPr>
        <w:t xml:space="preserve">the </w:t>
      </w:r>
      <w:ins w:id="258" w:author="Chris Dunlap" w:date="2026-05-10T16:46:00Z" w16du:dateUtc="2026-05-10T21:46:00Z">
        <w:r w:rsidR="003C2D3C">
          <w:rPr>
            <w:rFonts w:ascii="Times New Roman" w:hAnsi="Times New Roman" w:cs="Times New Roman"/>
            <w:bCs/>
          </w:rPr>
          <w:t>gap by decomposing th</w:t>
        </w:r>
      </w:ins>
      <w:ins w:id="259" w:author="Chris Dunlap" w:date="2026-05-10T16:47:00Z" w16du:dateUtc="2026-05-10T21:47:00Z">
        <w:r w:rsidR="003C2D3C">
          <w:rPr>
            <w:rFonts w:ascii="Times New Roman" w:hAnsi="Times New Roman" w:cs="Times New Roman"/>
            <w:bCs/>
          </w:rPr>
          <w:t xml:space="preserve">e </w:t>
        </w:r>
      </w:ins>
      <w:r w:rsidR="00C20B6C" w:rsidRPr="00A36ECE">
        <w:rPr>
          <w:rFonts w:ascii="Times New Roman" w:hAnsi="Times New Roman" w:cs="Times New Roman"/>
          <w:bCs/>
        </w:rPr>
        <w:t>conditions under which nameplate inference load</w:t>
      </w:r>
      <w:ins w:id="260" w:author="Chris Dunlap" w:date="2026-05-10T16:47:00Z" w16du:dateUtc="2026-05-10T21:47:00Z">
        <w:r w:rsidR="003C2D3C">
          <w:rPr>
            <w:rFonts w:ascii="Times New Roman" w:hAnsi="Times New Roman" w:cs="Times New Roman"/>
            <w:bCs/>
          </w:rPr>
          <w:t xml:space="preserve"> can </w:t>
        </w:r>
        <w:r w:rsidR="00415262">
          <w:rPr>
            <w:rFonts w:ascii="Times New Roman" w:hAnsi="Times New Roman" w:cs="Times New Roman"/>
            <w:bCs/>
          </w:rPr>
          <w:t>deliver</w:t>
        </w:r>
      </w:ins>
      <w:del w:id="261" w:author="Chris Dunlap" w:date="2026-05-10T16:47:00Z" w16du:dateUtc="2026-05-10T21:47:00Z">
        <w:r w:rsidR="00C20B6C" w:rsidRPr="00A36ECE" w:rsidDel="00415262">
          <w:rPr>
            <w:rFonts w:ascii="Times New Roman" w:hAnsi="Times New Roman" w:cs="Times New Roman"/>
            <w:bCs/>
          </w:rPr>
          <w:delText xml:space="preserve"> delivers</w:delText>
        </w:r>
      </w:del>
      <w:r w:rsidR="00C20B6C" w:rsidRPr="00A36ECE">
        <w:rPr>
          <w:rFonts w:ascii="Times New Roman" w:hAnsi="Times New Roman" w:cs="Times New Roman"/>
          <w:bCs/>
        </w:rPr>
        <w:t xml:space="preserve"> accreditable resource adequacy value, </w:t>
      </w:r>
      <w:del w:id="262" w:author="Chris Dunlap" w:date="2026-05-10T16:47:00Z" w16du:dateUtc="2026-05-10T21:47:00Z">
        <w:r w:rsidR="00C20B6C" w:rsidRPr="00A36ECE" w:rsidDel="00415262">
          <w:rPr>
            <w:rFonts w:ascii="Times New Roman" w:hAnsi="Times New Roman" w:cs="Times New Roman"/>
            <w:bCs/>
          </w:rPr>
          <w:delText xml:space="preserve">composing </w:delText>
        </w:r>
      </w:del>
      <w:ins w:id="263" w:author="Chris Dunlap" w:date="2026-05-10T16:47:00Z" w16du:dateUtc="2026-05-10T21:47:00Z">
        <w:r w:rsidR="00415262">
          <w:rPr>
            <w:rFonts w:ascii="Times New Roman" w:hAnsi="Times New Roman" w:cs="Times New Roman"/>
            <w:bCs/>
          </w:rPr>
          <w:t>and assembling these</w:t>
        </w:r>
      </w:ins>
      <w:del w:id="264" w:author="Chris Dunlap" w:date="2026-05-10T16:47:00Z" w16du:dateUtc="2026-05-10T21:47:00Z">
        <w:r w:rsidR="00C20B6C" w:rsidRPr="00A36ECE" w:rsidDel="00415262">
          <w:rPr>
            <w:rFonts w:ascii="Times New Roman" w:hAnsi="Times New Roman" w:cs="Times New Roman"/>
            <w:bCs/>
          </w:rPr>
          <w:delText>them</w:delText>
        </w:r>
      </w:del>
      <w:r w:rsidR="00C20B6C" w:rsidRPr="00A36ECE">
        <w:rPr>
          <w:rFonts w:ascii="Times New Roman" w:hAnsi="Times New Roman" w:cs="Times New Roman"/>
          <w:bCs/>
        </w:rPr>
        <w:t xml:space="preserve"> into</w:t>
      </w:r>
      <w:ins w:id="265" w:author="Chris Dunlap" w:date="2026-05-10T16:47:00Z" w16du:dateUtc="2026-05-10T21:47:00Z">
        <w:r w:rsidR="00415262">
          <w:rPr>
            <w:rFonts w:ascii="Times New Roman" w:hAnsi="Times New Roman" w:cs="Times New Roman"/>
            <w:bCs/>
          </w:rPr>
          <w:t xml:space="preserve"> a metric called</w:t>
        </w:r>
      </w:ins>
      <w:r w:rsidR="00C20B6C" w:rsidRPr="00A36ECE">
        <w:rPr>
          <w:rFonts w:ascii="Times New Roman" w:hAnsi="Times New Roman" w:cs="Times New Roman"/>
          <w:bCs/>
        </w:rPr>
        <w:t xml:space="preserve"> commitment depth</w:t>
      </w:r>
      <w:ins w:id="266" w:author="Chris Dunlap" w:date="2026-05-10T16:48:00Z" w16du:dateUtc="2026-05-10T21:48:00Z">
        <w:r w:rsidR="00415262">
          <w:rPr>
            <w:rFonts w:ascii="Times New Roman" w:hAnsi="Times New Roman" w:cs="Times New Roman"/>
            <w:bCs/>
          </w:rPr>
          <w:t xml:space="preserve"> </w:t>
        </w:r>
      </w:ins>
      <w:ins w:id="267" w:author="Chris Dunlap" w:date="2026-05-11T08:29:00Z" w16du:dateUtc="2026-05-11T13:29:00Z">
        <w:r w:rsidR="002908BD">
          <w:rPr>
            <w:rFonts w:ascii="Times New Roman" w:hAnsi="Times New Roman" w:cs="Times New Roman"/>
            <w:bCs/>
          </w:rPr>
          <w:t xml:space="preserve">— </w:t>
        </w:r>
      </w:ins>
      <w:ins w:id="268" w:author="Chris Dunlap" w:date="2026-05-10T16:48:00Z" w16du:dateUtc="2026-05-10T21:48:00Z">
        <w:r w:rsidR="00415262">
          <w:rPr>
            <w:rFonts w:ascii="Times New Roman" w:hAnsi="Times New Roman" w:cs="Times New Roman"/>
            <w:bCs/>
          </w:rPr>
          <w:t xml:space="preserve">the </w:t>
        </w:r>
      </w:ins>
      <w:del w:id="269" w:author="Chris Dunlap" w:date="2026-05-10T16:48:00Z" w16du:dateUtc="2026-05-10T21:48:00Z">
        <w:r w:rsidR="00C20B6C" w:rsidRPr="00A36ECE" w:rsidDel="00415262">
          <w:rPr>
            <w:rFonts w:ascii="Times New Roman" w:hAnsi="Times New Roman" w:cs="Times New Roman"/>
            <w:bCs/>
          </w:rPr>
          <w:delText xml:space="preserve"> (the </w:delText>
        </w:r>
      </w:del>
      <w:r w:rsidR="00C20B6C" w:rsidRPr="00A36ECE">
        <w:rPr>
          <w:rFonts w:ascii="Times New Roman" w:hAnsi="Times New Roman" w:cs="Times New Roman"/>
          <w:bCs/>
        </w:rPr>
        <w:t>megawatt-equivalent grid value per megawatt of nameplate inference load</w:t>
      </w:r>
      <w:del w:id="270" w:author="Chris Dunlap" w:date="2026-05-10T16:48:00Z" w16du:dateUtc="2026-05-10T21:48:00Z">
        <w:r w:rsidR="00C20B6C" w:rsidRPr="00A36ECE" w:rsidDel="00415262">
          <w:rPr>
            <w:rFonts w:ascii="Times New Roman" w:hAnsi="Times New Roman" w:cs="Times New Roman"/>
            <w:bCs/>
          </w:rPr>
          <w:delText>)</w:delText>
        </w:r>
      </w:del>
      <w:r w:rsidR="00D16F6D" w:rsidRPr="00A36ECE">
        <w:rPr>
          <w:rFonts w:ascii="Times New Roman" w:hAnsi="Times New Roman" w:cs="Times New Roman"/>
          <w:bCs/>
        </w:rPr>
        <w:t>.</w:t>
      </w:r>
      <w:r w:rsidR="001D6E1E" w:rsidRPr="00A36ECE">
        <w:rPr>
          <w:rFonts w:ascii="Times New Roman" w:hAnsi="Times New Roman" w:cs="Times New Roman"/>
          <w:bCs/>
        </w:rPr>
        <w:t xml:space="preserve"> </w:t>
      </w:r>
      <w:r w:rsidR="00D16F6D" w:rsidRPr="00A36ECE">
        <w:rPr>
          <w:rFonts w:ascii="Times New Roman" w:hAnsi="Times New Roman" w:cs="Times New Roman"/>
          <w:bCs/>
        </w:rPr>
        <w:t xml:space="preserve">Within each of the three </w:t>
      </w:r>
      <w:del w:id="271" w:author="Chris Dunlap" w:date="2026-05-10T16:48:00Z" w16du:dateUtc="2026-05-10T21:48:00Z">
        <w:r w:rsidR="00D16F6D" w:rsidRPr="00A36ECE" w:rsidDel="00415262">
          <w:rPr>
            <w:rFonts w:ascii="Times New Roman" w:hAnsi="Times New Roman" w:cs="Times New Roman"/>
            <w:bCs/>
          </w:rPr>
          <w:delText xml:space="preserve">mechanisms </w:delText>
        </w:r>
      </w:del>
      <w:r w:rsidR="00D16F6D" w:rsidRPr="00A36ECE">
        <w:rPr>
          <w:rFonts w:ascii="Times New Roman" w:hAnsi="Times New Roman" w:cs="Times New Roman"/>
          <w:bCs/>
        </w:rPr>
        <w:t xml:space="preserve">identified </w:t>
      </w:r>
      <w:ins w:id="272" w:author="Chris Dunlap" w:date="2026-05-10T16:49:00Z" w16du:dateUtc="2026-05-10T21:49:00Z">
        <w:r w:rsidR="00415262">
          <w:rPr>
            <w:rFonts w:ascii="Times New Roman" w:hAnsi="Times New Roman" w:cs="Times New Roman"/>
            <w:bCs/>
          </w:rPr>
          <w:t>mechanisms</w:t>
        </w:r>
      </w:ins>
      <w:del w:id="273" w:author="Chris Dunlap" w:date="2026-05-10T16:49:00Z" w16du:dateUtc="2026-05-10T21:49:00Z">
        <w:r w:rsidR="00D16F6D" w:rsidRPr="00A36ECE" w:rsidDel="00415262">
          <w:rPr>
            <w:rFonts w:ascii="Times New Roman" w:hAnsi="Times New Roman" w:cs="Times New Roman"/>
            <w:bCs/>
          </w:rPr>
          <w:delText>in Section 1</w:delText>
        </w:r>
      </w:del>
      <w:r w:rsidR="00D16F6D" w:rsidRPr="00A36ECE">
        <w:rPr>
          <w:rFonts w:ascii="Times New Roman" w:hAnsi="Times New Roman" w:cs="Times New Roman"/>
          <w:bCs/>
        </w:rPr>
        <w:t xml:space="preserve">, parameters </w:t>
      </w:r>
      <w:ins w:id="274" w:author="Chris Dunlap" w:date="2026-05-10T16:49:00Z" w16du:dateUtc="2026-05-10T21:49:00Z">
        <w:r w:rsidR="00415262">
          <w:rPr>
            <w:rFonts w:ascii="Times New Roman" w:hAnsi="Times New Roman" w:cs="Times New Roman"/>
            <w:bCs/>
          </w:rPr>
          <w:t>combine</w:t>
        </w:r>
      </w:ins>
      <w:del w:id="275" w:author="Chris Dunlap" w:date="2026-05-10T16:49:00Z" w16du:dateUtc="2026-05-10T21:49:00Z">
        <w:r w:rsidR="00D16F6D" w:rsidRPr="00A36ECE" w:rsidDel="00415262">
          <w:rPr>
            <w:rFonts w:ascii="Times New Roman" w:hAnsi="Times New Roman" w:cs="Times New Roman"/>
            <w:bCs/>
          </w:rPr>
          <w:delText>compose</w:delText>
        </w:r>
      </w:del>
      <w:r w:rsidR="00D16F6D" w:rsidRPr="00A36ECE">
        <w:rPr>
          <w:rFonts w:ascii="Times New Roman" w:hAnsi="Times New Roman" w:cs="Times New Roman"/>
          <w:bCs/>
        </w:rPr>
        <w:t xml:space="preserve"> multiplicatively</w:t>
      </w:r>
      <w:ins w:id="276" w:author="Chris Dunlap" w:date="2026-05-10T16:49:00Z" w16du:dateUtc="2026-05-10T21:49:00Z">
        <w:r w:rsidR="00415262">
          <w:rPr>
            <w:rFonts w:ascii="Times New Roman" w:hAnsi="Times New Roman" w:cs="Times New Roman"/>
            <w:bCs/>
          </w:rPr>
          <w:t>, while contributions from different mechanisms sum</w:t>
        </w:r>
      </w:ins>
      <w:del w:id="277" w:author="Chris Dunlap" w:date="2026-05-10T16:49:00Z" w16du:dateUtc="2026-05-10T21:49:00Z">
        <w:r w:rsidR="00D16F6D" w:rsidRPr="00A36ECE" w:rsidDel="00415262">
          <w:rPr>
            <w:rFonts w:ascii="Times New Roman" w:hAnsi="Times New Roman" w:cs="Times New Roman"/>
            <w:bCs/>
          </w:rPr>
          <w:delText>. Across mechanisms, contributions add</w:delText>
        </w:r>
      </w:del>
      <w:r w:rsidR="00D16F6D" w:rsidRPr="00A36ECE">
        <w:rPr>
          <w:rFonts w:ascii="Times New Roman" w:hAnsi="Times New Roman" w:cs="Times New Roman"/>
          <w:bCs/>
        </w:rPr>
        <w:t xml:space="preserve"> at the megawatt layer</w:t>
      </w:r>
      <w:ins w:id="278" w:author="Chris Dunlap" w:date="2026-05-10T16:50:00Z" w16du:dateUtc="2026-05-10T21:50:00Z">
        <w:r w:rsidR="00415262">
          <w:rPr>
            <w:rFonts w:ascii="Times New Roman" w:hAnsi="Times New Roman" w:cs="Times New Roman"/>
            <w:bCs/>
          </w:rPr>
          <w:t>,</w:t>
        </w:r>
      </w:ins>
      <w:del w:id="279" w:author="Chris Dunlap" w:date="2026-05-10T16:49:00Z" w16du:dateUtc="2026-05-10T21:49:00Z">
        <w:r w:rsidR="00D16F6D" w:rsidRPr="00A36ECE" w:rsidDel="00415262">
          <w:rPr>
            <w:rFonts w:ascii="Times New Roman" w:hAnsi="Times New Roman" w:cs="Times New Roman"/>
            <w:bCs/>
          </w:rPr>
          <w:delText xml:space="preserve"> with</w:delText>
        </w:r>
      </w:del>
      <w:r w:rsidR="00D16F6D" w:rsidRPr="00A36ECE">
        <w:rPr>
          <w:rFonts w:ascii="Times New Roman" w:hAnsi="Times New Roman" w:cs="Times New Roman"/>
          <w:bCs/>
        </w:rPr>
        <w:t xml:space="preserve"> </w:t>
      </w:r>
      <w:ins w:id="280" w:author="Chris Dunlap" w:date="2026-05-10T16:50:00Z" w16du:dateUtc="2026-05-10T21:50:00Z">
        <w:r w:rsidR="00415262">
          <w:rPr>
            <w:rFonts w:ascii="Times New Roman" w:hAnsi="Times New Roman" w:cs="Times New Roman"/>
            <w:bCs/>
          </w:rPr>
          <w:t xml:space="preserve">following a specified </w:t>
        </w:r>
      </w:ins>
      <w:r w:rsidR="00D16F6D" w:rsidRPr="00A36ECE">
        <w:rPr>
          <w:rFonts w:ascii="Times New Roman" w:hAnsi="Times New Roman" w:cs="Times New Roman"/>
          <w:bCs/>
        </w:rPr>
        <w:t>sequential ordering</w:t>
      </w:r>
      <w:del w:id="281" w:author="Chris Dunlap" w:date="2026-05-10T16:50:00Z" w16du:dateUtc="2026-05-10T21:50:00Z">
        <w:r w:rsidR="00C20B6C" w:rsidRPr="00A36ECE" w:rsidDel="00415262">
          <w:rPr>
            <w:rFonts w:ascii="Times New Roman" w:hAnsi="Times New Roman" w:cs="Times New Roman"/>
            <w:bCs/>
          </w:rPr>
          <w:delText xml:space="preserve"> as defined above</w:delText>
        </w:r>
      </w:del>
      <w:r w:rsidR="00D16F6D" w:rsidRPr="00A36ECE">
        <w:rPr>
          <w:rFonts w:ascii="Times New Roman" w:hAnsi="Times New Roman" w:cs="Times New Roman"/>
          <w:bCs/>
        </w:rPr>
        <w:t xml:space="preserve">. </w:t>
      </w:r>
      <w:ins w:id="282" w:author="Chris Dunlap" w:date="2026-05-10T16:50:00Z" w16du:dateUtc="2026-05-10T21:50:00Z">
        <w:r w:rsidR="00415262">
          <w:rPr>
            <w:rFonts w:ascii="Times New Roman" w:hAnsi="Times New Roman" w:cs="Times New Roman"/>
            <w:bCs/>
          </w:rPr>
          <w:t>This</w:t>
        </w:r>
      </w:ins>
      <w:del w:id="283" w:author="Chris Dunlap" w:date="2026-05-10T16:50:00Z" w16du:dateUtc="2026-05-10T21:50:00Z">
        <w:r w:rsidR="00D16F6D" w:rsidRPr="00A36ECE" w:rsidDel="00415262">
          <w:rPr>
            <w:rFonts w:ascii="Times New Roman" w:hAnsi="Times New Roman" w:cs="Times New Roman"/>
            <w:bCs/>
          </w:rPr>
          <w:delText xml:space="preserve">The sequential </w:delText>
        </w:r>
      </w:del>
      <w:ins w:id="284" w:author="Chris Dunlap" w:date="2026-05-10T16:50:00Z" w16du:dateUtc="2026-05-10T21:50:00Z">
        <w:r w:rsidR="00415262">
          <w:rPr>
            <w:rFonts w:ascii="Times New Roman" w:hAnsi="Times New Roman" w:cs="Times New Roman"/>
            <w:bCs/>
          </w:rPr>
          <w:t xml:space="preserve"> </w:t>
        </w:r>
      </w:ins>
      <w:r w:rsidR="00D16F6D" w:rsidRPr="00A36ECE">
        <w:rPr>
          <w:rFonts w:ascii="Times New Roman" w:hAnsi="Times New Roman" w:cs="Times New Roman"/>
          <w:bCs/>
        </w:rPr>
        <w:t xml:space="preserve">ordering </w:t>
      </w:r>
      <w:ins w:id="285" w:author="Chris Dunlap" w:date="2026-05-10T16:50:00Z" w16du:dateUtc="2026-05-10T21:50:00Z">
        <w:r w:rsidR="00415262">
          <w:rPr>
            <w:rFonts w:ascii="Times New Roman" w:hAnsi="Times New Roman" w:cs="Times New Roman"/>
            <w:bCs/>
          </w:rPr>
          <w:t xml:space="preserve">corrects </w:t>
        </w:r>
      </w:ins>
      <w:del w:id="286" w:author="Chris Dunlap" w:date="2026-05-10T20:29:00Z" w16du:dateUtc="2026-05-11T01:29:00Z">
        <w:r w:rsidR="00D16F6D" w:rsidRPr="00A36ECE" w:rsidDel="00CA5C0C">
          <w:rPr>
            <w:rFonts w:ascii="Times New Roman" w:hAnsi="Times New Roman" w:cs="Times New Roman"/>
            <w:bCs/>
          </w:rPr>
          <w:delText>implements an explicit</w:delText>
        </w:r>
      </w:del>
      <w:ins w:id="287" w:author="Chris Dunlap" w:date="2026-05-10T20:29:00Z" w16du:dateUtc="2026-05-11T01:29:00Z">
        <w:r w:rsidR="00CA5C0C">
          <w:rPr>
            <w:rFonts w:ascii="Times New Roman" w:hAnsi="Times New Roman" w:cs="Times New Roman"/>
            <w:bCs/>
          </w:rPr>
          <w:t>for</w:t>
        </w:r>
      </w:ins>
      <w:r w:rsidR="00D16F6D" w:rsidRPr="00A36ECE">
        <w:rPr>
          <w:rFonts w:ascii="Times New Roman" w:hAnsi="Times New Roman" w:cs="Times New Roman"/>
          <w:bCs/>
        </w:rPr>
        <w:t xml:space="preserve"> overlap</w:t>
      </w:r>
      <w:del w:id="288" w:author="Chris Dunlap" w:date="2026-05-10T20:29:00Z" w16du:dateUtc="2026-05-11T01:29:00Z">
        <w:r w:rsidR="00D16F6D" w:rsidRPr="00A36ECE" w:rsidDel="00CA5C0C">
          <w:rPr>
            <w:rFonts w:ascii="Times New Roman" w:hAnsi="Times New Roman" w:cs="Times New Roman"/>
            <w:bCs/>
          </w:rPr>
          <w:delText xml:space="preserve"> correction</w:delText>
        </w:r>
      </w:del>
      <w:r w:rsidR="00D16F6D" w:rsidRPr="00A36ECE">
        <w:rPr>
          <w:rFonts w:ascii="Times New Roman" w:hAnsi="Times New Roman" w:cs="Times New Roman"/>
          <w:bCs/>
        </w:rPr>
        <w:t>:</w:t>
      </w:r>
      <w:del w:id="289" w:author="Chris Dunlap" w:date="2026-05-10T20:29:00Z" w16du:dateUtc="2026-05-11T01:29:00Z">
        <w:r w:rsidR="00D16F6D" w:rsidRPr="00A36ECE" w:rsidDel="00CA5C0C">
          <w:rPr>
            <w:rFonts w:ascii="Times New Roman" w:hAnsi="Times New Roman" w:cs="Times New Roman"/>
            <w:bCs/>
          </w:rPr>
          <w:delText xml:space="preserve"> within-facility</w:delText>
        </w:r>
      </w:del>
      <w:r w:rsidR="00D16F6D" w:rsidRPr="00A36ECE">
        <w:rPr>
          <w:rFonts w:ascii="Times New Roman" w:hAnsi="Times New Roman" w:cs="Times New Roman"/>
          <w:bCs/>
        </w:rPr>
        <w:t xml:space="preserve"> power management at the </w:t>
      </w:r>
      <w:del w:id="290" w:author="Chris Dunlap" w:date="2026-05-10T20:30:00Z" w16du:dateUtc="2026-05-11T01:30:00Z">
        <w:r w:rsidR="00D16F6D" w:rsidRPr="00A36ECE" w:rsidDel="00CA5C0C">
          <w:rPr>
            <w:rFonts w:ascii="Times New Roman" w:hAnsi="Times New Roman" w:cs="Times New Roman"/>
            <w:bCs/>
          </w:rPr>
          <w:delText xml:space="preserve">source </w:delText>
        </w:r>
      </w:del>
      <w:ins w:id="291" w:author="Chris Dunlap" w:date="2026-05-10T20:30:00Z" w16du:dateUtc="2026-05-11T01:30:00Z">
        <w:r w:rsidR="00CA5C0C">
          <w:rPr>
            <w:rFonts w:ascii="Times New Roman" w:hAnsi="Times New Roman" w:cs="Times New Roman"/>
            <w:bCs/>
          </w:rPr>
          <w:t>facility</w:t>
        </w:r>
        <w:r w:rsidR="00CA5C0C" w:rsidRPr="00A36ECE">
          <w:rPr>
            <w:rFonts w:ascii="Times New Roman" w:hAnsi="Times New Roman" w:cs="Times New Roman"/>
            <w:bCs/>
          </w:rPr>
          <w:t xml:space="preserve"> </w:t>
        </w:r>
        <w:r w:rsidR="00CA5C0C">
          <w:rPr>
            <w:rFonts w:ascii="Times New Roman" w:hAnsi="Times New Roman" w:cs="Times New Roman"/>
            <w:bCs/>
          </w:rPr>
          <w:t xml:space="preserve">can </w:t>
        </w:r>
      </w:ins>
      <w:r w:rsidR="00D16F6D" w:rsidRPr="00A36ECE">
        <w:rPr>
          <w:rFonts w:ascii="Times New Roman" w:hAnsi="Times New Roman" w:cs="Times New Roman"/>
          <w:bCs/>
        </w:rPr>
        <w:t>partially substitute</w:t>
      </w:r>
      <w:del w:id="292" w:author="Chris Dunlap" w:date="2026-05-10T20:30:00Z" w16du:dateUtc="2026-05-11T01:30:00Z">
        <w:r w:rsidR="00D16F6D" w:rsidRPr="00A36ECE" w:rsidDel="00CA5C0C">
          <w:rPr>
            <w:rFonts w:ascii="Times New Roman" w:hAnsi="Times New Roman" w:cs="Times New Roman"/>
            <w:bCs/>
          </w:rPr>
          <w:delText>s</w:delText>
        </w:r>
      </w:del>
      <w:r w:rsidR="00D16F6D" w:rsidRPr="00A36ECE">
        <w:rPr>
          <w:rFonts w:ascii="Times New Roman" w:hAnsi="Times New Roman" w:cs="Times New Roman"/>
          <w:bCs/>
        </w:rPr>
        <w:t xml:space="preserve"> for deferral when work </w:t>
      </w:r>
      <w:del w:id="293" w:author="Chris Dunlap" w:date="2026-05-10T20:30:00Z" w16du:dateUtc="2026-05-11T01:30:00Z">
        <w:r w:rsidR="00D16F6D" w:rsidRPr="00A36ECE" w:rsidDel="00CA5C0C">
          <w:rPr>
            <w:rFonts w:ascii="Times New Roman" w:hAnsi="Times New Roman" w:cs="Times New Roman"/>
            <w:bCs/>
          </w:rPr>
          <w:delText>returns post-</w:delText>
        </w:r>
      </w:del>
      <w:ins w:id="294" w:author="Chris Dunlap" w:date="2026-05-10T20:30:00Z" w16du:dateUtc="2026-05-11T01:30:00Z">
        <w:r w:rsidR="00CA5C0C">
          <w:rPr>
            <w:rFonts w:ascii="Times New Roman" w:hAnsi="Times New Roman" w:cs="Times New Roman"/>
            <w:bCs/>
          </w:rPr>
          <w:t xml:space="preserve">resumes after an </w:t>
        </w:r>
      </w:ins>
      <w:r w:rsidR="00D16F6D" w:rsidRPr="00A36ECE">
        <w:rPr>
          <w:rFonts w:ascii="Times New Roman" w:hAnsi="Times New Roman" w:cs="Times New Roman"/>
          <w:bCs/>
        </w:rPr>
        <w:t xml:space="preserve">event, so </w:t>
      </w:r>
      <w:del w:id="295" w:author="Chris Dunlap" w:date="2026-05-10T20:30:00Z" w16du:dateUtc="2026-05-11T01:30:00Z">
        <w:r w:rsidR="00D16F6D" w:rsidRPr="00A36ECE" w:rsidDel="00CA5C0C">
          <w:rPr>
            <w:rFonts w:ascii="Times New Roman" w:hAnsi="Times New Roman" w:cs="Times New Roman"/>
            <w:bCs/>
          </w:rPr>
          <w:delText>the</w:delText>
        </w:r>
      </w:del>
      <w:ins w:id="296" w:author="Chris Dunlap" w:date="2026-05-10T20:30:00Z" w16du:dateUtc="2026-05-11T01:30:00Z">
        <w:r w:rsidR="00CA5C0C">
          <w:rPr>
            <w:rFonts w:ascii="Times New Roman" w:hAnsi="Times New Roman" w:cs="Times New Roman"/>
            <w:bCs/>
          </w:rPr>
          <w:t xml:space="preserve">a </w:t>
        </w:r>
      </w:ins>
      <w:ins w:id="297" w:author="Chris Dunlap" w:date="2026-05-10T20:31:00Z" w16du:dateUtc="2026-05-11T01:31:00Z">
        <w:r w:rsidR="00CA5C0C">
          <w:rPr>
            <w:rFonts w:ascii="Times New Roman" w:hAnsi="Times New Roman" w:cs="Times New Roman"/>
            <w:bCs/>
          </w:rPr>
          <w:t>given</w:t>
        </w:r>
      </w:ins>
      <w:del w:id="298" w:author="Chris Dunlap" w:date="2026-05-10T20:30:00Z" w16du:dateUtc="2026-05-11T01:30:00Z">
        <w:r w:rsidR="00D16F6D" w:rsidRPr="00A36ECE" w:rsidDel="00CA5C0C">
          <w:rPr>
            <w:rFonts w:ascii="Times New Roman" w:hAnsi="Times New Roman" w:cs="Times New Roman"/>
            <w:bCs/>
          </w:rPr>
          <w:delText xml:space="preserve"> </w:delText>
        </w:r>
      </w:del>
      <w:del w:id="299" w:author="Chris Dunlap" w:date="2026-05-10T20:31:00Z" w16du:dateUtc="2026-05-11T01:31:00Z">
        <w:r w:rsidR="00D16F6D" w:rsidRPr="00A36ECE" w:rsidDel="00CA5C0C">
          <w:rPr>
            <w:rFonts w:ascii="Times New Roman" w:hAnsi="Times New Roman" w:cs="Times New Roman"/>
            <w:bCs/>
          </w:rPr>
          <w:delText>same</w:delText>
        </w:r>
      </w:del>
      <w:r w:rsidR="00D16F6D" w:rsidRPr="00A36ECE">
        <w:rPr>
          <w:rFonts w:ascii="Times New Roman" w:hAnsi="Times New Roman" w:cs="Times New Roman"/>
          <w:bCs/>
        </w:rPr>
        <w:t xml:space="preserve"> megawatt of non-interactive compute cannot be </w:t>
      </w:r>
      <w:ins w:id="300" w:author="Chris Dunlap" w:date="2026-05-10T20:31:00Z" w16du:dateUtc="2026-05-11T01:31:00Z">
        <w:r w:rsidR="00CA5C0C">
          <w:rPr>
            <w:rFonts w:ascii="Times New Roman" w:hAnsi="Times New Roman" w:cs="Times New Roman"/>
            <w:bCs/>
          </w:rPr>
          <w:t>double-</w:t>
        </w:r>
      </w:ins>
      <w:r w:rsidR="00D16F6D" w:rsidRPr="00A36ECE">
        <w:rPr>
          <w:rFonts w:ascii="Times New Roman" w:hAnsi="Times New Roman" w:cs="Times New Roman"/>
          <w:bCs/>
        </w:rPr>
        <w:t>counted</w:t>
      </w:r>
      <w:ins w:id="301" w:author="Chris Dunlap" w:date="2026-05-10T20:31:00Z" w16du:dateUtc="2026-05-11T01:31:00Z">
        <w:r w:rsidR="00CA5C0C">
          <w:rPr>
            <w:rFonts w:ascii="Times New Roman" w:hAnsi="Times New Roman" w:cs="Times New Roman"/>
            <w:bCs/>
          </w:rPr>
          <w:t xml:space="preserve"> as</w:t>
        </w:r>
      </w:ins>
      <w:r w:rsidR="00D16F6D" w:rsidRPr="00A36ECE">
        <w:rPr>
          <w:rFonts w:ascii="Times New Roman" w:hAnsi="Times New Roman" w:cs="Times New Roman"/>
          <w:bCs/>
        </w:rPr>
        <w:t xml:space="preserve"> both </w:t>
      </w:r>
      <w:del w:id="302" w:author="Chris Dunlap" w:date="2026-05-10T20:31:00Z" w16du:dateUtc="2026-05-11T01:31:00Z">
        <w:r w:rsidR="00D16F6D" w:rsidRPr="00A36ECE" w:rsidDel="00CA5C0C">
          <w:rPr>
            <w:rFonts w:ascii="Times New Roman" w:hAnsi="Times New Roman" w:cs="Times New Roman"/>
            <w:bCs/>
          </w:rPr>
          <w:delText xml:space="preserve">as </w:delText>
        </w:r>
      </w:del>
      <w:r w:rsidR="00D16F6D" w:rsidRPr="00A36ECE">
        <w:rPr>
          <w:rFonts w:ascii="Times New Roman" w:hAnsi="Times New Roman" w:cs="Times New Roman"/>
          <w:bCs/>
        </w:rPr>
        <w:t xml:space="preserve">deferred and </w:t>
      </w:r>
      <w:del w:id="303" w:author="Chris Dunlap" w:date="2026-05-10T20:31:00Z" w16du:dateUtc="2026-05-11T01:31:00Z">
        <w:r w:rsidR="00D16F6D" w:rsidRPr="00A36ECE" w:rsidDel="00CA5C0C">
          <w:rPr>
            <w:rFonts w:ascii="Times New Roman" w:hAnsi="Times New Roman" w:cs="Times New Roman"/>
            <w:bCs/>
          </w:rPr>
          <w:delText xml:space="preserve">as </w:delText>
        </w:r>
      </w:del>
      <w:r w:rsidR="00D16F6D" w:rsidRPr="00A36ECE">
        <w:rPr>
          <w:rFonts w:ascii="Times New Roman" w:hAnsi="Times New Roman" w:cs="Times New Roman"/>
          <w:bCs/>
        </w:rPr>
        <w:t>DVFS-reduced.</w:t>
      </w:r>
    </w:p>
    <w:p w14:paraId="64F8616E" w14:textId="1E73EF8C" w:rsidR="001D6E1E" w:rsidRPr="001D6E1E" w:rsidRDefault="001D6E1E" w:rsidP="001D6E1E">
      <w:pPr>
        <w:rPr>
          <w:rFonts w:ascii="Times New Roman" w:hAnsi="Times New Roman" w:cs="Times New Roman"/>
          <w:bCs/>
        </w:rPr>
      </w:pPr>
      <w:r w:rsidRPr="001D6E1E">
        <w:rPr>
          <w:rFonts w:ascii="Times New Roman" w:hAnsi="Times New Roman" w:cs="Times New Roman"/>
          <w:bCs/>
        </w:rPr>
        <w:t xml:space="preserve">The framework is </w:t>
      </w:r>
      <w:del w:id="304" w:author="Chris Dunlap" w:date="2026-05-10T20:31:00Z" w16du:dateUtc="2026-05-11T01:31:00Z">
        <w:r w:rsidRPr="001D6E1E" w:rsidDel="00CA5C0C">
          <w:rPr>
            <w:rFonts w:ascii="Times New Roman" w:hAnsi="Times New Roman" w:cs="Times New Roman"/>
            <w:bCs/>
          </w:rPr>
          <w:delText>reported under</w:delText>
        </w:r>
      </w:del>
      <w:ins w:id="305" w:author="Chris Dunlap" w:date="2026-05-10T20:31:00Z" w16du:dateUtc="2026-05-11T01:31:00Z">
        <w:r w:rsidR="00CA5C0C">
          <w:rPr>
            <w:rFonts w:ascii="Times New Roman" w:hAnsi="Times New Roman" w:cs="Times New Roman"/>
            <w:bCs/>
          </w:rPr>
          <w:t>applied to</w:t>
        </w:r>
      </w:ins>
      <w:r w:rsidRPr="001D6E1E">
        <w:rPr>
          <w:rFonts w:ascii="Times New Roman" w:hAnsi="Times New Roman" w:cs="Times New Roman"/>
          <w:bCs/>
        </w:rPr>
        <w:t xml:space="preserve"> two </w:t>
      </w:r>
      <w:del w:id="306" w:author="Chris Dunlap" w:date="2026-05-10T20:31:00Z" w16du:dateUtc="2026-05-11T01:31:00Z">
        <w:r w:rsidRPr="001D6E1E" w:rsidDel="00CA5C0C">
          <w:rPr>
            <w:rFonts w:ascii="Times New Roman" w:hAnsi="Times New Roman" w:cs="Times New Roman"/>
            <w:bCs/>
          </w:rPr>
          <w:delText xml:space="preserve">scope </w:delText>
        </w:r>
      </w:del>
      <w:r w:rsidRPr="001D6E1E">
        <w:rPr>
          <w:rFonts w:ascii="Times New Roman" w:hAnsi="Times New Roman" w:cs="Times New Roman"/>
          <w:bCs/>
        </w:rPr>
        <w:t xml:space="preserve">scenarios </w:t>
      </w:r>
      <w:ins w:id="307" w:author="Chris Dunlap" w:date="2026-05-10T20:31:00Z" w16du:dateUtc="2026-05-11T01:31:00Z">
        <w:r w:rsidR="00CA5C0C">
          <w:rPr>
            <w:rFonts w:ascii="Times New Roman" w:hAnsi="Times New Roman" w:cs="Times New Roman"/>
            <w:bCs/>
          </w:rPr>
          <w:t>that reflect</w:t>
        </w:r>
      </w:ins>
      <w:del w:id="308" w:author="Chris Dunlap" w:date="2026-05-10T20:32:00Z" w16du:dateUtc="2026-05-11T01:32:00Z">
        <w:r w:rsidRPr="001D6E1E" w:rsidDel="00CA5C0C">
          <w:rPr>
            <w:rFonts w:ascii="Times New Roman" w:hAnsi="Times New Roman" w:cs="Times New Roman"/>
            <w:bCs/>
          </w:rPr>
          <w:delText>reflecting</w:delText>
        </w:r>
      </w:del>
      <w:r w:rsidRPr="001D6E1E">
        <w:rPr>
          <w:rFonts w:ascii="Times New Roman" w:hAnsi="Times New Roman" w:cs="Times New Roman"/>
          <w:bCs/>
        </w:rPr>
        <w:t xml:space="preserve"> the bi</w:t>
      </w:r>
      <w:del w:id="309" w:author="Chris Dunlap" w:date="2026-05-10T20:32:00Z" w16du:dateUtc="2026-05-11T01:32:00Z">
        <w:r w:rsidRPr="001D6E1E" w:rsidDel="00CA5C0C">
          <w:rPr>
            <w:rFonts w:ascii="Times New Roman" w:hAnsi="Times New Roman" w:cs="Times New Roman"/>
            <w:bCs/>
          </w:rPr>
          <w:delText>-</w:delText>
        </w:r>
      </w:del>
      <w:r w:rsidRPr="001D6E1E">
        <w:rPr>
          <w:rFonts w:ascii="Times New Roman" w:hAnsi="Times New Roman" w:cs="Times New Roman"/>
          <w:bCs/>
        </w:rPr>
        <w:t>modal heterogeneity of the projected 2030 data center fleet. The mixed-use scenario</w:t>
      </w:r>
      <w:r w:rsidR="0097330A">
        <w:rPr>
          <w:rFonts w:ascii="Times New Roman" w:hAnsi="Times New Roman" w:cs="Times New Roman"/>
          <w:bCs/>
        </w:rPr>
        <w:t xml:space="preserve"> </w:t>
      </w:r>
      <w:r w:rsidRPr="001D6E1E">
        <w:rPr>
          <w:rFonts w:ascii="Times New Roman" w:hAnsi="Times New Roman" w:cs="Times New Roman"/>
          <w:bCs/>
        </w:rPr>
        <w:t xml:space="preserve">applies the </w:t>
      </w:r>
      <w:del w:id="310" w:author="Chris Dunlap" w:date="2026-05-10T20:33:00Z" w16du:dateUtc="2026-05-11T01:33:00Z">
        <w:r w:rsidRPr="001D6E1E" w:rsidDel="00CA5C0C">
          <w:rPr>
            <w:rFonts w:ascii="Times New Roman" w:hAnsi="Times New Roman" w:cs="Times New Roman"/>
            <w:bCs/>
          </w:rPr>
          <w:delText xml:space="preserve">cascade </w:delText>
        </w:r>
      </w:del>
      <w:ins w:id="311" w:author="Chris Dunlap" w:date="2026-05-10T20:33:00Z" w16du:dateUtc="2026-05-11T01:33:00Z">
        <w:r w:rsidR="00CA5C0C">
          <w:rPr>
            <w:rFonts w:ascii="Times New Roman" w:hAnsi="Times New Roman" w:cs="Times New Roman"/>
            <w:bCs/>
          </w:rPr>
          <w:t>model</w:t>
        </w:r>
        <w:r w:rsidR="00CA5C0C" w:rsidRPr="001D6E1E">
          <w:rPr>
            <w:rFonts w:ascii="Times New Roman" w:hAnsi="Times New Roman" w:cs="Times New Roman"/>
            <w:bCs/>
          </w:rPr>
          <w:t xml:space="preserve"> </w:t>
        </w:r>
      </w:ins>
      <w:r w:rsidRPr="001D6E1E">
        <w:rPr>
          <w:rFonts w:ascii="Times New Roman" w:hAnsi="Times New Roman" w:cs="Times New Roman"/>
          <w:bCs/>
        </w:rPr>
        <w:t>to typical hyperscaler colocation facilit</w:t>
      </w:r>
      <w:r w:rsidR="0097330A">
        <w:rPr>
          <w:rFonts w:ascii="Times New Roman" w:hAnsi="Times New Roman" w:cs="Times New Roman"/>
          <w:bCs/>
        </w:rPr>
        <w:t>ies</w:t>
      </w:r>
      <w:del w:id="312" w:author="Chris Dunlap" w:date="2026-05-10T20:33:00Z" w16du:dateUtc="2026-05-11T01:33:00Z">
        <w:r w:rsidRPr="001D6E1E" w:rsidDel="00CA5C0C">
          <w:rPr>
            <w:rFonts w:ascii="Times New Roman" w:hAnsi="Times New Roman" w:cs="Times New Roman"/>
            <w:bCs/>
          </w:rPr>
          <w:delText xml:space="preserve"> for which</w:delText>
        </w:r>
      </w:del>
      <w:ins w:id="313" w:author="Chris Dunlap" w:date="2026-05-10T20:33:00Z" w16du:dateUtc="2026-05-11T01:33:00Z">
        <w:r w:rsidR="00CA5C0C">
          <w:rPr>
            <w:rFonts w:ascii="Times New Roman" w:hAnsi="Times New Roman" w:cs="Times New Roman"/>
            <w:bCs/>
          </w:rPr>
          <w:t>, where</w:t>
        </w:r>
      </w:ins>
      <w:r w:rsidRPr="001D6E1E">
        <w:rPr>
          <w:rFonts w:ascii="Times New Roman" w:hAnsi="Times New Roman" w:cs="Times New Roman"/>
          <w:bCs/>
        </w:rPr>
        <w:t xml:space="preserve"> inference </w:t>
      </w:r>
      <w:del w:id="314" w:author="Chris Dunlap" w:date="2026-05-10T20:34:00Z" w16du:dateUtc="2026-05-11T01:34:00Z">
        <w:r w:rsidRPr="001D6E1E" w:rsidDel="00CA5C0C">
          <w:rPr>
            <w:rFonts w:ascii="Times New Roman" w:hAnsi="Times New Roman" w:cs="Times New Roman"/>
            <w:bCs/>
          </w:rPr>
          <w:delText>is approximately</w:delText>
        </w:r>
      </w:del>
      <w:ins w:id="315" w:author="Chris Dunlap" w:date="2026-05-10T20:34:00Z" w16du:dateUtc="2026-05-11T01:34:00Z">
        <w:r w:rsidR="00CA5C0C">
          <w:rPr>
            <w:rFonts w:ascii="Times New Roman" w:hAnsi="Times New Roman" w:cs="Times New Roman"/>
            <w:bCs/>
          </w:rPr>
          <w:t>makes up about</w:t>
        </w:r>
      </w:ins>
      <w:r w:rsidRPr="001D6E1E">
        <w:rPr>
          <w:rFonts w:ascii="Times New Roman" w:hAnsi="Times New Roman" w:cs="Times New Roman"/>
          <w:bCs/>
        </w:rPr>
        <w:t xml:space="preserve"> 43% of IT compute</w:t>
      </w:r>
      <w:ins w:id="316" w:author="Chris Dunlap" w:date="2026-05-10T20:34:00Z" w16du:dateUtc="2026-05-11T01:34:00Z">
        <w:r w:rsidR="00CA5C0C">
          <w:rPr>
            <w:rFonts w:ascii="Times New Roman" w:hAnsi="Times New Roman" w:cs="Times New Roman"/>
            <w:bCs/>
          </w:rPr>
          <w:t xml:space="preserve"> </w:t>
        </w:r>
      </w:ins>
      <w:ins w:id="317" w:author="Chris Dunlap" w:date="2026-05-11T08:30:00Z" w16du:dateUtc="2026-05-11T13:30:00Z">
        <w:r w:rsidR="002908BD">
          <w:rPr>
            <w:rFonts w:ascii="Times New Roman" w:hAnsi="Times New Roman" w:cs="Times New Roman"/>
            <w:bCs/>
          </w:rPr>
          <w:t>—</w:t>
        </w:r>
      </w:ins>
      <w:ins w:id="318" w:author="Chris Dunlap" w:date="2026-05-10T20:34:00Z" w16du:dateUtc="2026-05-11T01:34:00Z">
        <w:r w:rsidR="00CA5C0C">
          <w:rPr>
            <w:rFonts w:ascii="Times New Roman" w:hAnsi="Times New Roman" w:cs="Times New Roman"/>
            <w:bCs/>
          </w:rPr>
          <w:t xml:space="preserve"> based on</w:t>
        </w:r>
      </w:ins>
      <w:del w:id="319" w:author="Chris Dunlap" w:date="2026-05-10T20:34:00Z" w16du:dateUtc="2026-05-11T01:34:00Z">
        <w:r w:rsidRPr="001D6E1E" w:rsidDel="00CA5C0C">
          <w:rPr>
            <w:rFonts w:ascii="Times New Roman" w:hAnsi="Times New Roman" w:cs="Times New Roman"/>
            <w:bCs/>
          </w:rPr>
          <w:delText>, anchored in</w:delText>
        </w:r>
      </w:del>
      <w:r w:rsidRPr="001D6E1E">
        <w:rPr>
          <w:rFonts w:ascii="Times New Roman" w:hAnsi="Times New Roman" w:cs="Times New Roman"/>
          <w:bCs/>
        </w:rPr>
        <w:t xml:space="preserve"> McKinsey's December 2025 </w:t>
      </w:r>
      <w:del w:id="320" w:author="Chris Dunlap" w:date="2026-05-10T20:34:00Z" w16du:dateUtc="2026-05-11T01:34:00Z">
        <w:r w:rsidRPr="001D6E1E" w:rsidDel="00CA5C0C">
          <w:rPr>
            <w:rFonts w:ascii="Times New Roman" w:hAnsi="Times New Roman" w:cs="Times New Roman"/>
            <w:bCs/>
          </w:rPr>
          <w:delText xml:space="preserve">projection </w:delText>
        </w:r>
      </w:del>
      <w:ins w:id="321" w:author="Chris Dunlap" w:date="2026-05-10T20:34:00Z" w16du:dateUtc="2026-05-11T01:34:00Z">
        <w:r w:rsidR="00CA5C0C">
          <w:rPr>
            <w:rFonts w:ascii="Times New Roman" w:hAnsi="Times New Roman" w:cs="Times New Roman"/>
            <w:bCs/>
          </w:rPr>
          <w:t>estimate</w:t>
        </w:r>
        <w:r w:rsidR="00CA5C0C" w:rsidRPr="001D6E1E">
          <w:rPr>
            <w:rFonts w:ascii="Times New Roman" w:hAnsi="Times New Roman" w:cs="Times New Roman"/>
            <w:bCs/>
          </w:rPr>
          <w:t xml:space="preserve"> </w:t>
        </w:r>
      </w:ins>
      <w:r w:rsidRPr="001D6E1E">
        <w:rPr>
          <w:rFonts w:ascii="Times New Roman" w:hAnsi="Times New Roman" w:cs="Times New Roman"/>
          <w:bCs/>
        </w:rPr>
        <w:t xml:space="preserve">that inference workloads will </w:t>
      </w:r>
      <w:del w:id="322" w:author="Chris Dunlap" w:date="2026-05-10T20:34:00Z" w16du:dateUtc="2026-05-11T01:34:00Z">
        <w:r w:rsidRPr="001D6E1E" w:rsidDel="00CA5C0C">
          <w:rPr>
            <w:rFonts w:ascii="Times New Roman" w:hAnsi="Times New Roman" w:cs="Times New Roman"/>
            <w:bCs/>
          </w:rPr>
          <w:delText>reach more than</w:delText>
        </w:r>
      </w:del>
      <w:ins w:id="323" w:author="Chris Dunlap" w:date="2026-05-10T20:34:00Z" w16du:dateUtc="2026-05-11T01:34:00Z">
        <w:r w:rsidR="00CA5C0C">
          <w:rPr>
            <w:rFonts w:ascii="Times New Roman" w:hAnsi="Times New Roman" w:cs="Times New Roman"/>
            <w:bCs/>
          </w:rPr>
          <w:t>account for over</w:t>
        </w:r>
      </w:ins>
      <w:r w:rsidRPr="001D6E1E">
        <w:rPr>
          <w:rFonts w:ascii="Times New Roman" w:hAnsi="Times New Roman" w:cs="Times New Roman"/>
          <w:bCs/>
        </w:rPr>
        <w:t xml:space="preserve"> 40% of total data</w:t>
      </w:r>
      <w:del w:id="324" w:author="Chris Dunlap" w:date="2026-05-10T20:35:00Z" w16du:dateUtc="2026-05-11T01:35:00Z">
        <w:r w:rsidRPr="001D6E1E" w:rsidDel="00CA5C0C">
          <w:rPr>
            <w:rFonts w:ascii="Times New Roman" w:hAnsi="Times New Roman" w:cs="Times New Roman"/>
            <w:bCs/>
          </w:rPr>
          <w:delText>-</w:delText>
        </w:r>
      </w:del>
      <w:r w:rsidRPr="001D6E1E">
        <w:rPr>
          <w:rFonts w:ascii="Times New Roman" w:hAnsi="Times New Roman" w:cs="Times New Roman"/>
          <w:bCs/>
        </w:rPr>
        <w:t>center demand</w:t>
      </w:r>
      <w:r w:rsidR="00A36ECE">
        <w:rPr>
          <w:rFonts w:ascii="Times New Roman" w:hAnsi="Times New Roman" w:cs="Times New Roman"/>
          <w:bCs/>
        </w:rPr>
        <w:t>[9]</w:t>
      </w:r>
      <w:r w:rsidR="00114017">
        <w:rPr>
          <w:rFonts w:ascii="Times New Roman" w:hAnsi="Times New Roman" w:cs="Times New Roman"/>
          <w:bCs/>
        </w:rPr>
        <w:t>.</w:t>
      </w:r>
      <w:r w:rsidR="00A36ECE" w:rsidRPr="001D6E1E">
        <w:rPr>
          <w:rFonts w:ascii="Times New Roman" w:hAnsi="Times New Roman" w:cs="Times New Roman"/>
          <w:bCs/>
        </w:rPr>
        <w:t xml:space="preserve"> </w:t>
      </w:r>
      <w:r w:rsidRPr="001D6E1E">
        <w:rPr>
          <w:rFonts w:ascii="Times New Roman" w:hAnsi="Times New Roman" w:cs="Times New Roman"/>
          <w:bCs/>
        </w:rPr>
        <w:t xml:space="preserve">The inference-dominant scenario applies the </w:t>
      </w:r>
      <w:del w:id="325" w:author="Chris Dunlap" w:date="2026-05-10T20:35:00Z" w16du:dateUtc="2026-05-11T01:35:00Z">
        <w:r w:rsidRPr="001D6E1E" w:rsidDel="00CA5C0C">
          <w:rPr>
            <w:rFonts w:ascii="Times New Roman" w:hAnsi="Times New Roman" w:cs="Times New Roman"/>
            <w:bCs/>
          </w:rPr>
          <w:delText xml:space="preserve">cascade </w:delText>
        </w:r>
      </w:del>
      <w:ins w:id="326" w:author="Chris Dunlap" w:date="2026-05-10T20:35:00Z" w16du:dateUtc="2026-05-11T01:35:00Z">
        <w:r w:rsidR="00CA5C0C">
          <w:rPr>
            <w:rFonts w:ascii="Times New Roman" w:hAnsi="Times New Roman" w:cs="Times New Roman"/>
            <w:bCs/>
          </w:rPr>
          <w:t>model</w:t>
        </w:r>
        <w:r w:rsidR="00CA5C0C" w:rsidRPr="001D6E1E">
          <w:rPr>
            <w:rFonts w:ascii="Times New Roman" w:hAnsi="Times New Roman" w:cs="Times New Roman"/>
            <w:bCs/>
          </w:rPr>
          <w:t xml:space="preserve"> </w:t>
        </w:r>
      </w:ins>
      <w:r w:rsidRPr="001D6E1E">
        <w:rPr>
          <w:rFonts w:ascii="Times New Roman" w:hAnsi="Times New Roman" w:cs="Times New Roman"/>
          <w:bCs/>
        </w:rPr>
        <w:t>to purpose-built AI campuses</w:t>
      </w:r>
      <w:ins w:id="327" w:author="Chris Dunlap" w:date="2026-05-10T20:35:00Z" w16du:dateUtc="2026-05-11T01:35:00Z">
        <w:r w:rsidR="00CA5C0C">
          <w:rPr>
            <w:rFonts w:ascii="Times New Roman" w:hAnsi="Times New Roman" w:cs="Times New Roman"/>
            <w:bCs/>
          </w:rPr>
          <w:t>, where</w:t>
        </w:r>
      </w:ins>
      <w:del w:id="328" w:author="Chris Dunlap" w:date="2026-05-10T20:35:00Z" w16du:dateUtc="2026-05-11T01:35:00Z">
        <w:r w:rsidRPr="001D6E1E" w:rsidDel="00CA5C0C">
          <w:rPr>
            <w:rFonts w:ascii="Times New Roman" w:hAnsi="Times New Roman" w:cs="Times New Roman"/>
            <w:bCs/>
          </w:rPr>
          <w:delText xml:space="preserve"> for which</w:delText>
        </w:r>
      </w:del>
      <w:r w:rsidRPr="001D6E1E">
        <w:rPr>
          <w:rFonts w:ascii="Times New Roman" w:hAnsi="Times New Roman" w:cs="Times New Roman"/>
          <w:bCs/>
        </w:rPr>
        <w:t xml:space="preserve"> inference exceeds 70% of IT compute</w:t>
      </w:r>
      <w:ins w:id="329" w:author="Chris Dunlap" w:date="2026-05-10T20:36:00Z" w16du:dateUtc="2026-05-11T01:36:00Z">
        <w:r w:rsidR="00CA5C0C">
          <w:rPr>
            <w:rFonts w:ascii="Times New Roman" w:hAnsi="Times New Roman" w:cs="Times New Roman"/>
            <w:bCs/>
          </w:rPr>
          <w:t xml:space="preserve"> </w:t>
        </w:r>
      </w:ins>
      <w:ins w:id="330" w:author="Chris Dunlap" w:date="2026-05-11T08:31:00Z" w16du:dateUtc="2026-05-11T13:31:00Z">
        <w:r w:rsidR="002908BD">
          <w:rPr>
            <w:rFonts w:ascii="Times New Roman" w:hAnsi="Times New Roman" w:cs="Times New Roman"/>
            <w:bCs/>
          </w:rPr>
          <w:t>—</w:t>
        </w:r>
      </w:ins>
      <w:ins w:id="331" w:author="Chris Dunlap" w:date="2026-05-10T20:36:00Z" w16du:dateUtc="2026-05-11T01:36:00Z">
        <w:r w:rsidR="00CA5C0C">
          <w:rPr>
            <w:rFonts w:ascii="Times New Roman" w:hAnsi="Times New Roman" w:cs="Times New Roman"/>
            <w:bCs/>
          </w:rPr>
          <w:t xml:space="preserve"> a </w:t>
        </w:r>
      </w:ins>
      <w:del w:id="332" w:author="Chris Dunlap" w:date="2026-05-10T20:36:00Z" w16du:dateUtc="2026-05-11T01:36:00Z">
        <w:r w:rsidRPr="001D6E1E" w:rsidDel="00CA5C0C">
          <w:rPr>
            <w:rFonts w:ascii="Times New Roman" w:hAnsi="Times New Roman" w:cs="Times New Roman"/>
            <w:bCs/>
          </w:rPr>
          <w:delText xml:space="preserve">, a </w:delText>
        </w:r>
      </w:del>
      <w:ins w:id="333" w:author="Chris Dunlap" w:date="2026-05-10T20:36:00Z" w16du:dateUtc="2026-05-11T01:36:00Z">
        <w:r w:rsidR="00CA5C0C">
          <w:rPr>
            <w:rFonts w:ascii="Times New Roman" w:hAnsi="Times New Roman" w:cs="Times New Roman"/>
            <w:bCs/>
          </w:rPr>
          <w:t>facility type that is becoming more prominent and is analyzed in both</w:t>
        </w:r>
      </w:ins>
      <w:del w:id="334" w:author="Chris Dunlap" w:date="2026-05-10T20:37:00Z" w16du:dateUtc="2026-05-11T01:37:00Z">
        <w:r w:rsidRPr="001D6E1E" w:rsidDel="00CA5C0C">
          <w:rPr>
            <w:rFonts w:ascii="Times New Roman" w:hAnsi="Times New Roman" w:cs="Times New Roman"/>
            <w:bCs/>
          </w:rPr>
          <w:delText>class of facilities now emerging in industry and modeled distinctly in</w:delText>
        </w:r>
      </w:del>
      <w:r w:rsidRPr="001D6E1E">
        <w:rPr>
          <w:rFonts w:ascii="Times New Roman" w:hAnsi="Times New Roman" w:cs="Times New Roman"/>
          <w:bCs/>
        </w:rPr>
        <w:t xml:space="preserve"> the IEA's 2025 </w:t>
      </w:r>
      <w:r w:rsidRPr="0005619B">
        <w:rPr>
          <w:rFonts w:ascii="Times New Roman" w:hAnsi="Times New Roman" w:cs="Times New Roman"/>
          <w:bCs/>
        </w:rPr>
        <w:t>Energy and AI</w:t>
      </w:r>
      <w:r w:rsidRPr="001D6E1E">
        <w:rPr>
          <w:rFonts w:ascii="Times New Roman" w:hAnsi="Times New Roman" w:cs="Times New Roman"/>
          <w:bCs/>
        </w:rPr>
        <w:t xml:space="preserve"> report</w:t>
      </w:r>
      <w:r w:rsidR="00A36ECE">
        <w:rPr>
          <w:rFonts w:ascii="Times New Roman" w:hAnsi="Times New Roman" w:cs="Times New Roman"/>
          <w:bCs/>
        </w:rPr>
        <w:t>[4]</w:t>
      </w:r>
      <w:r w:rsidRPr="001D6E1E">
        <w:rPr>
          <w:rFonts w:ascii="Times New Roman" w:hAnsi="Times New Roman" w:cs="Times New Roman"/>
          <w:bCs/>
        </w:rPr>
        <w:t xml:space="preserve"> and</w:t>
      </w:r>
      <w:del w:id="335" w:author="Chris Dunlap" w:date="2026-05-10T20:37:00Z" w16du:dateUtc="2026-05-11T01:37:00Z">
        <w:r w:rsidRPr="001D6E1E" w:rsidDel="00CA5C0C">
          <w:rPr>
            <w:rFonts w:ascii="Times New Roman" w:hAnsi="Times New Roman" w:cs="Times New Roman"/>
            <w:bCs/>
          </w:rPr>
          <w:delText xml:space="preserve"> in</w:delText>
        </w:r>
      </w:del>
      <w:r w:rsidRPr="001D6E1E">
        <w:rPr>
          <w:rFonts w:ascii="Times New Roman" w:hAnsi="Times New Roman" w:cs="Times New Roman"/>
          <w:bCs/>
        </w:rPr>
        <w:t xml:space="preserve"> Zhou et al.'s 2024 </w:t>
      </w:r>
      <w:del w:id="336" w:author="Chris Dunlap" w:date="2026-05-10T20:37:00Z" w16du:dateUtc="2026-05-11T01:37:00Z">
        <w:r w:rsidRPr="001D6E1E" w:rsidDel="00CA5C0C">
          <w:rPr>
            <w:rFonts w:ascii="Times New Roman" w:hAnsi="Times New Roman" w:cs="Times New Roman"/>
            <w:bCs/>
          </w:rPr>
          <w:delText xml:space="preserve">analysis </w:delText>
        </w:r>
      </w:del>
      <w:ins w:id="337" w:author="Chris Dunlap" w:date="2026-05-10T20:37:00Z" w16du:dateUtc="2026-05-11T01:37:00Z">
        <w:r w:rsidR="00CA5C0C">
          <w:rPr>
            <w:rFonts w:ascii="Times New Roman" w:hAnsi="Times New Roman" w:cs="Times New Roman"/>
            <w:bCs/>
          </w:rPr>
          <w:t>study</w:t>
        </w:r>
        <w:r w:rsidR="00CA5C0C" w:rsidRPr="001D6E1E">
          <w:rPr>
            <w:rFonts w:ascii="Times New Roman" w:hAnsi="Times New Roman" w:cs="Times New Roman"/>
            <w:bCs/>
          </w:rPr>
          <w:t xml:space="preserve"> </w:t>
        </w:r>
      </w:ins>
      <w:r w:rsidRPr="001D6E1E">
        <w:rPr>
          <w:rFonts w:ascii="Times New Roman" w:hAnsi="Times New Roman" w:cs="Times New Roman"/>
          <w:bCs/>
        </w:rPr>
        <w:t xml:space="preserve">of AI-focused </w:t>
      </w:r>
      <w:del w:id="338" w:author="Chris Dunlap" w:date="2026-05-10T14:20:00Z" w16du:dateUtc="2026-05-10T19:20:00Z">
        <w:r w:rsidRPr="001D6E1E" w:rsidDel="00501678">
          <w:rPr>
            <w:rFonts w:ascii="Times New Roman" w:hAnsi="Times New Roman" w:cs="Times New Roman"/>
            <w:bCs/>
          </w:rPr>
          <w:delText>HPC</w:delText>
        </w:r>
      </w:del>
      <w:ins w:id="339" w:author="Chris Dunlap" w:date="2026-05-10T14:20:00Z" w16du:dateUtc="2026-05-10T19:20:00Z">
        <w:r w:rsidR="00501678">
          <w:rPr>
            <w:rFonts w:ascii="Times New Roman" w:hAnsi="Times New Roman" w:cs="Times New Roman"/>
            <w:bCs/>
          </w:rPr>
          <w:t>high-performance computing</w:t>
        </w:r>
      </w:ins>
      <w:ins w:id="340" w:author="Chris Dunlap" w:date="2026-05-10T20:37:00Z" w16du:dateUtc="2026-05-11T01:37:00Z">
        <w:r w:rsidR="00CA5C0C">
          <w:rPr>
            <w:rFonts w:ascii="Times New Roman" w:hAnsi="Times New Roman" w:cs="Times New Roman"/>
            <w:bCs/>
          </w:rPr>
          <w:t xml:space="preserve"> (HPC)</w:t>
        </w:r>
      </w:ins>
      <w:r w:rsidR="00A36ECE">
        <w:rPr>
          <w:rFonts w:ascii="Times New Roman" w:hAnsi="Times New Roman" w:cs="Times New Roman"/>
          <w:bCs/>
        </w:rPr>
        <w:t>[10]</w:t>
      </w:r>
      <w:r w:rsidR="00114017">
        <w:rPr>
          <w:rFonts w:ascii="Times New Roman" w:hAnsi="Times New Roman" w:cs="Times New Roman"/>
          <w:bCs/>
        </w:rPr>
        <w:t>.</w:t>
      </w:r>
      <w:r w:rsidRPr="001D6E1E">
        <w:rPr>
          <w:rFonts w:ascii="Times New Roman" w:hAnsi="Times New Roman" w:cs="Times New Roman"/>
          <w:bCs/>
        </w:rPr>
        <w:t xml:space="preserve"> </w:t>
      </w:r>
      <w:ins w:id="341" w:author="Chris Dunlap" w:date="2026-05-10T20:38:00Z" w16du:dateUtc="2026-05-11T01:38:00Z">
        <w:r w:rsidR="00CA5C0C">
          <w:rPr>
            <w:rFonts w:ascii="Times New Roman" w:hAnsi="Times New Roman" w:cs="Times New Roman"/>
            <w:bCs/>
          </w:rPr>
          <w:t xml:space="preserve">I report results for both </w:t>
        </w:r>
      </w:ins>
      <w:del w:id="342" w:author="Chris Dunlap" w:date="2026-05-10T20:38:00Z" w16du:dateUtc="2026-05-11T01:38:00Z">
        <w:r w:rsidRPr="001D6E1E" w:rsidDel="00CA5C0C">
          <w:rPr>
            <w:rFonts w:ascii="Times New Roman" w:hAnsi="Times New Roman" w:cs="Times New Roman"/>
            <w:bCs/>
          </w:rPr>
          <w:delText xml:space="preserve">The two </w:delText>
        </w:r>
      </w:del>
      <w:r w:rsidRPr="001D6E1E">
        <w:rPr>
          <w:rFonts w:ascii="Times New Roman" w:hAnsi="Times New Roman" w:cs="Times New Roman"/>
          <w:bCs/>
        </w:rPr>
        <w:t xml:space="preserve">scenarios </w:t>
      </w:r>
      <w:del w:id="343" w:author="Chris Dunlap" w:date="2026-05-10T20:38:00Z" w16du:dateUtc="2026-05-11T01:38:00Z">
        <w:r w:rsidRPr="001D6E1E" w:rsidDel="00CA5C0C">
          <w:rPr>
            <w:rFonts w:ascii="Times New Roman" w:hAnsi="Times New Roman" w:cs="Times New Roman"/>
            <w:bCs/>
          </w:rPr>
          <w:delText xml:space="preserve">are reported </w:delText>
        </w:r>
      </w:del>
      <w:r w:rsidRPr="001D6E1E">
        <w:rPr>
          <w:rFonts w:ascii="Times New Roman" w:hAnsi="Times New Roman" w:cs="Times New Roman"/>
          <w:bCs/>
        </w:rPr>
        <w:t>in parallel</w:t>
      </w:r>
      <w:ins w:id="344" w:author="Chris Dunlap" w:date="2026-05-10T20:38:00Z" w16du:dateUtc="2026-05-11T01:38:00Z">
        <w:r w:rsidR="00CA5C0C">
          <w:rPr>
            <w:rFonts w:ascii="Times New Roman" w:hAnsi="Times New Roman" w:cs="Times New Roman"/>
            <w:bCs/>
          </w:rPr>
          <w:t>, since</w:t>
        </w:r>
      </w:ins>
      <w:del w:id="345" w:author="Chris Dunlap" w:date="2026-05-10T20:38:00Z" w16du:dateUtc="2026-05-11T01:38:00Z">
        <w:r w:rsidRPr="001D6E1E" w:rsidDel="00CA5C0C">
          <w:rPr>
            <w:rFonts w:ascii="Times New Roman" w:hAnsi="Times New Roman" w:cs="Times New Roman"/>
            <w:bCs/>
          </w:rPr>
          <w:delText xml:space="preserve"> because</w:delText>
        </w:r>
      </w:del>
      <w:r w:rsidRPr="001D6E1E">
        <w:rPr>
          <w:rFonts w:ascii="Times New Roman" w:hAnsi="Times New Roman" w:cs="Times New Roman"/>
          <w:bCs/>
        </w:rPr>
        <w:t xml:space="preserve"> the actual 2030 </w:t>
      </w:r>
      <w:ins w:id="346" w:author="Chris Dunlap" w:date="2026-05-10T20:38:00Z" w16du:dateUtc="2026-05-11T01:38:00Z">
        <w:r w:rsidR="00CA5C0C">
          <w:rPr>
            <w:rFonts w:ascii="Times New Roman" w:hAnsi="Times New Roman" w:cs="Times New Roman"/>
            <w:bCs/>
          </w:rPr>
          <w:t xml:space="preserve">datacenter </w:t>
        </w:r>
      </w:ins>
      <w:r w:rsidRPr="001D6E1E">
        <w:rPr>
          <w:rFonts w:ascii="Times New Roman" w:hAnsi="Times New Roman" w:cs="Times New Roman"/>
          <w:bCs/>
        </w:rPr>
        <w:t>fleet will include both</w:t>
      </w:r>
      <w:ins w:id="347" w:author="Chris Dunlap" w:date="2026-05-10T20:38:00Z" w16du:dateUtc="2026-05-11T01:38:00Z">
        <w:r w:rsidR="00CA5C0C">
          <w:rPr>
            <w:rFonts w:ascii="Times New Roman" w:hAnsi="Times New Roman" w:cs="Times New Roman"/>
            <w:bCs/>
          </w:rPr>
          <w:t xml:space="preserve"> types.</w:t>
        </w:r>
      </w:ins>
      <w:del w:id="348" w:author="Chris Dunlap" w:date="2026-05-10T20:39:00Z" w16du:dateUtc="2026-05-11T01:39:00Z">
        <w:r w:rsidRPr="001D6E1E" w:rsidDel="00CA5C0C">
          <w:rPr>
            <w:rFonts w:ascii="Times New Roman" w:hAnsi="Times New Roman" w:cs="Times New Roman"/>
            <w:bCs/>
          </w:rPr>
          <w:delText>, and the difference</w:delText>
        </w:r>
      </w:del>
      <w:r w:rsidRPr="001D6E1E">
        <w:rPr>
          <w:rFonts w:ascii="Times New Roman" w:hAnsi="Times New Roman" w:cs="Times New Roman"/>
          <w:bCs/>
        </w:rPr>
        <w:t xml:space="preserve"> </w:t>
      </w:r>
      <w:ins w:id="349" w:author="Chris Dunlap" w:date="2026-05-10T20:39:00Z" w16du:dateUtc="2026-05-11T01:39:00Z">
        <w:r w:rsidR="00CA5C0C">
          <w:rPr>
            <w:rFonts w:ascii="Times New Roman" w:hAnsi="Times New Roman" w:cs="Times New Roman"/>
            <w:bCs/>
          </w:rPr>
          <w:t xml:space="preserve">The distinction in commitment depth </w:t>
        </w:r>
      </w:ins>
      <w:r w:rsidRPr="001D6E1E">
        <w:rPr>
          <w:rFonts w:ascii="Times New Roman" w:hAnsi="Times New Roman" w:cs="Times New Roman"/>
          <w:bCs/>
        </w:rPr>
        <w:t xml:space="preserve">between </w:t>
      </w:r>
      <w:del w:id="350" w:author="Chris Dunlap" w:date="2026-05-10T20:39:00Z" w16du:dateUtc="2026-05-11T01:39:00Z">
        <w:r w:rsidRPr="001D6E1E" w:rsidDel="00CA5C0C">
          <w:rPr>
            <w:rFonts w:ascii="Times New Roman" w:hAnsi="Times New Roman" w:cs="Times New Roman"/>
            <w:bCs/>
          </w:rPr>
          <w:delText xml:space="preserve">their </w:delText>
        </w:r>
      </w:del>
      <w:ins w:id="351" w:author="Chris Dunlap" w:date="2026-05-10T20:39:00Z" w16du:dateUtc="2026-05-11T01:39:00Z">
        <w:r w:rsidR="00CA5C0C" w:rsidRPr="001D6E1E">
          <w:rPr>
            <w:rFonts w:ascii="Times New Roman" w:hAnsi="Times New Roman" w:cs="Times New Roman"/>
            <w:bCs/>
          </w:rPr>
          <w:t>the</w:t>
        </w:r>
        <w:r w:rsidR="00CA5C0C">
          <w:rPr>
            <w:rFonts w:ascii="Times New Roman" w:hAnsi="Times New Roman" w:cs="Times New Roman"/>
            <w:bCs/>
          </w:rPr>
          <w:t xml:space="preserve"> two is</w:t>
        </w:r>
        <w:r w:rsidR="00CA5C0C" w:rsidRPr="001D6E1E">
          <w:rPr>
            <w:rFonts w:ascii="Times New Roman" w:hAnsi="Times New Roman" w:cs="Times New Roman"/>
            <w:bCs/>
          </w:rPr>
          <w:t xml:space="preserve"> </w:t>
        </w:r>
      </w:ins>
      <w:del w:id="352" w:author="Chris Dunlap" w:date="2026-05-10T20:39:00Z" w16du:dateUtc="2026-05-11T01:39:00Z">
        <w:r w:rsidRPr="001D6E1E" w:rsidDel="00CA5C0C">
          <w:rPr>
            <w:rFonts w:ascii="Times New Roman" w:hAnsi="Times New Roman" w:cs="Times New Roman"/>
            <w:bCs/>
          </w:rPr>
          <w:delText>commitment depths is itself a finding</w:delText>
        </w:r>
      </w:del>
      <w:ins w:id="353" w:author="Chris Dunlap" w:date="2026-05-10T20:39:00Z" w16du:dateUtc="2026-05-11T01:39:00Z">
        <w:r w:rsidR="00CA5C0C">
          <w:rPr>
            <w:rFonts w:ascii="Times New Roman" w:hAnsi="Times New Roman" w:cs="Times New Roman"/>
            <w:bCs/>
          </w:rPr>
          <w:t>significant</w:t>
        </w:r>
      </w:ins>
      <w:r w:rsidRPr="001D6E1E">
        <w:rPr>
          <w:rFonts w:ascii="Times New Roman" w:hAnsi="Times New Roman" w:cs="Times New Roman"/>
          <w:bCs/>
        </w:rPr>
        <w:t xml:space="preserve">: the marginal flexibility </w:t>
      </w:r>
      <w:del w:id="354" w:author="Chris Dunlap" w:date="2026-05-10T20:39:00Z" w16du:dateUtc="2026-05-11T01:39:00Z">
        <w:r w:rsidRPr="001D6E1E" w:rsidDel="00CA5C0C">
          <w:rPr>
            <w:rFonts w:ascii="Times New Roman" w:hAnsi="Times New Roman" w:cs="Times New Roman"/>
            <w:bCs/>
          </w:rPr>
          <w:delText xml:space="preserve">gain </w:delText>
        </w:r>
      </w:del>
      <w:ins w:id="355" w:author="Chris Dunlap" w:date="2026-05-10T20:39:00Z" w16du:dateUtc="2026-05-11T01:39:00Z">
        <w:r w:rsidR="00CA5C0C">
          <w:rPr>
            <w:rFonts w:ascii="Times New Roman" w:hAnsi="Times New Roman" w:cs="Times New Roman"/>
            <w:bCs/>
          </w:rPr>
          <w:t>benefit</w:t>
        </w:r>
        <w:r w:rsidR="00CA5C0C" w:rsidRPr="001D6E1E">
          <w:rPr>
            <w:rFonts w:ascii="Times New Roman" w:hAnsi="Times New Roman" w:cs="Times New Roman"/>
            <w:bCs/>
          </w:rPr>
          <w:t xml:space="preserve"> </w:t>
        </w:r>
      </w:ins>
      <w:r w:rsidRPr="001D6E1E">
        <w:rPr>
          <w:rFonts w:ascii="Times New Roman" w:hAnsi="Times New Roman" w:cs="Times New Roman"/>
          <w:bCs/>
        </w:rPr>
        <w:t xml:space="preserve">from purpose-built siting </w:t>
      </w:r>
      <w:del w:id="356" w:author="Chris Dunlap" w:date="2026-05-10T20:39:00Z" w16du:dateUtc="2026-05-11T01:39:00Z">
        <w:r w:rsidRPr="001D6E1E" w:rsidDel="00CA5C0C">
          <w:rPr>
            <w:rFonts w:ascii="Times New Roman" w:hAnsi="Times New Roman" w:cs="Times New Roman"/>
            <w:bCs/>
          </w:rPr>
          <w:delText>is decomposable</w:delText>
        </w:r>
      </w:del>
      <w:ins w:id="357" w:author="Chris Dunlap" w:date="2026-05-10T20:39:00Z" w16du:dateUtc="2026-05-11T01:39:00Z">
        <w:r w:rsidR="00CA5C0C">
          <w:rPr>
            <w:rFonts w:ascii="Times New Roman" w:hAnsi="Times New Roman" w:cs="Times New Roman"/>
            <w:bCs/>
          </w:rPr>
          <w:t>can be quantified</w:t>
        </w:r>
      </w:ins>
      <w:r w:rsidRPr="001D6E1E">
        <w:rPr>
          <w:rFonts w:ascii="Times New Roman" w:hAnsi="Times New Roman" w:cs="Times New Roman"/>
          <w:bCs/>
        </w:rPr>
        <w:t>.</w:t>
      </w:r>
    </w:p>
    <w:p w14:paraId="5B4B2CE7" w14:textId="3C4B3A3B" w:rsidR="0065765A" w:rsidRPr="00257069" w:rsidRDefault="000E571A" w:rsidP="00271730">
      <w:pPr>
        <w:rPr>
          <w:rFonts w:ascii="Times New Roman" w:hAnsi="Times New Roman" w:cs="Times New Roman"/>
          <w:bCs/>
          <w:sz w:val="22"/>
          <w:szCs w:val="22"/>
        </w:rPr>
      </w:pPr>
      <w:del w:id="358" w:author="Chris Dunlap" w:date="2026-05-10T20:40:00Z" w16du:dateUtc="2026-05-11T01:40:00Z">
        <w:r w:rsidRPr="00257069" w:rsidDel="006E465E">
          <w:rPr>
            <w:rFonts w:ascii="Times New Roman" w:hAnsi="Times New Roman" w:cs="Times New Roman"/>
            <w:b/>
            <w:sz w:val="28"/>
            <w:szCs w:val="28"/>
          </w:rPr>
          <w:delText xml:space="preserve">3. </w:delText>
        </w:r>
      </w:del>
      <w:r w:rsidR="00DE288D" w:rsidRPr="00520030">
        <w:rPr>
          <w:rFonts w:ascii="Times New Roman" w:hAnsi="Times New Roman" w:cs="Times New Roman"/>
          <w:b/>
          <w:rPrChange w:id="359" w:author="Chris Dunlap" w:date="2026-05-11T08:15:00Z" w16du:dateUtc="2026-05-11T13:15:00Z">
            <w:rPr>
              <w:rFonts w:ascii="Times New Roman" w:hAnsi="Times New Roman" w:cs="Times New Roman"/>
              <w:b/>
              <w:sz w:val="28"/>
              <w:szCs w:val="28"/>
            </w:rPr>
          </w:rPrChange>
        </w:rPr>
        <w:t xml:space="preserve">Cross-region </w:t>
      </w:r>
      <w:ins w:id="360" w:author="Chris Dunlap" w:date="2026-05-11T08:16:00Z" w16du:dateUtc="2026-05-11T13:16:00Z">
        <w:r w:rsidR="00520030">
          <w:rPr>
            <w:rFonts w:ascii="Times New Roman" w:hAnsi="Times New Roman" w:cs="Times New Roman"/>
            <w:b/>
          </w:rPr>
          <w:t>S</w:t>
        </w:r>
      </w:ins>
      <w:del w:id="361" w:author="Chris Dunlap" w:date="2026-05-11T08:16:00Z" w16du:dateUtc="2026-05-11T13:16:00Z">
        <w:r w:rsidR="00DE288D" w:rsidRPr="00520030" w:rsidDel="00520030">
          <w:rPr>
            <w:rFonts w:ascii="Times New Roman" w:hAnsi="Times New Roman" w:cs="Times New Roman"/>
            <w:b/>
            <w:rPrChange w:id="362" w:author="Chris Dunlap" w:date="2026-05-11T08:15:00Z" w16du:dateUtc="2026-05-11T13:15:00Z">
              <w:rPr>
                <w:rFonts w:ascii="Times New Roman" w:hAnsi="Times New Roman" w:cs="Times New Roman"/>
                <w:b/>
                <w:sz w:val="28"/>
                <w:szCs w:val="28"/>
              </w:rPr>
            </w:rPrChange>
          </w:rPr>
          <w:delText>s</w:delText>
        </w:r>
      </w:del>
      <w:r w:rsidR="00DE288D" w:rsidRPr="00520030">
        <w:rPr>
          <w:rFonts w:ascii="Times New Roman" w:hAnsi="Times New Roman" w:cs="Times New Roman"/>
          <w:b/>
          <w:rPrChange w:id="363" w:author="Chris Dunlap" w:date="2026-05-11T08:15:00Z" w16du:dateUtc="2026-05-11T13:15:00Z">
            <w:rPr>
              <w:rFonts w:ascii="Times New Roman" w:hAnsi="Times New Roman" w:cs="Times New Roman"/>
              <w:b/>
              <w:sz w:val="28"/>
              <w:szCs w:val="28"/>
            </w:rPr>
          </w:rPrChange>
        </w:rPr>
        <w:t xml:space="preserve">tress </w:t>
      </w:r>
      <w:ins w:id="364" w:author="Chris Dunlap" w:date="2026-05-11T08:16:00Z" w16du:dateUtc="2026-05-11T13:16:00Z">
        <w:r w:rsidR="00520030">
          <w:rPr>
            <w:rFonts w:ascii="Times New Roman" w:hAnsi="Times New Roman" w:cs="Times New Roman"/>
            <w:b/>
          </w:rPr>
          <w:t>D</w:t>
        </w:r>
      </w:ins>
      <w:del w:id="365" w:author="Chris Dunlap" w:date="2026-05-11T08:16:00Z" w16du:dateUtc="2026-05-11T13:16:00Z">
        <w:r w:rsidR="00DE288D" w:rsidRPr="00520030" w:rsidDel="00520030">
          <w:rPr>
            <w:rFonts w:ascii="Times New Roman" w:hAnsi="Times New Roman" w:cs="Times New Roman"/>
            <w:b/>
            <w:rPrChange w:id="366" w:author="Chris Dunlap" w:date="2026-05-11T08:15:00Z" w16du:dateUtc="2026-05-11T13:15:00Z">
              <w:rPr>
                <w:rFonts w:ascii="Times New Roman" w:hAnsi="Times New Roman" w:cs="Times New Roman"/>
                <w:b/>
                <w:sz w:val="28"/>
                <w:szCs w:val="28"/>
              </w:rPr>
            </w:rPrChange>
          </w:rPr>
          <w:delText>d</w:delText>
        </w:r>
      </w:del>
      <w:r w:rsidR="00DE288D" w:rsidRPr="00520030">
        <w:rPr>
          <w:rFonts w:ascii="Times New Roman" w:hAnsi="Times New Roman" w:cs="Times New Roman"/>
          <w:b/>
          <w:rPrChange w:id="367" w:author="Chris Dunlap" w:date="2026-05-11T08:15:00Z" w16du:dateUtc="2026-05-11T13:15:00Z">
            <w:rPr>
              <w:rFonts w:ascii="Times New Roman" w:hAnsi="Times New Roman" w:cs="Times New Roman"/>
              <w:b/>
              <w:sz w:val="28"/>
              <w:szCs w:val="28"/>
            </w:rPr>
          </w:rPrChange>
        </w:rPr>
        <w:t>ecorrelation</w:t>
      </w:r>
    </w:p>
    <w:p w14:paraId="39C32ED4" w14:textId="77938C49" w:rsidR="00DE288D" w:rsidRDefault="00DE288D" w:rsidP="00271730">
      <w:pPr>
        <w:rPr>
          <w:rFonts w:ascii="Times New Roman" w:hAnsi="Times New Roman" w:cs="Times New Roman"/>
          <w:bCs/>
        </w:rPr>
      </w:pPr>
      <w:r>
        <w:rPr>
          <w:rFonts w:ascii="Times New Roman" w:hAnsi="Times New Roman" w:cs="Times New Roman"/>
          <w:bCs/>
        </w:rPr>
        <w:lastRenderedPageBreak/>
        <w:t>Spatial compute migration requires that at least one destination grid region is operating under normal conditions when the source region is stressed</w:t>
      </w:r>
      <w:r w:rsidR="003A0B79">
        <w:rPr>
          <w:rFonts w:ascii="Times New Roman" w:hAnsi="Times New Roman" w:cs="Times New Roman"/>
          <w:bCs/>
        </w:rPr>
        <w:t xml:space="preserve">. </w:t>
      </w:r>
      <w:ins w:id="368" w:author="Chris Dunlap" w:date="2026-05-11T08:32:00Z" w16du:dateUtc="2026-05-11T13:32:00Z">
        <w:r w:rsidR="002908BD">
          <w:rPr>
            <w:rFonts w:ascii="Times New Roman" w:hAnsi="Times New Roman" w:cs="Times New Roman"/>
            <w:bCs/>
          </w:rPr>
          <w:t>I</w:t>
        </w:r>
      </w:ins>
      <w:ins w:id="369" w:author="Chris Dunlap" w:date="2026-05-10T14:12:00Z">
        <w:r w:rsidR="00300E1F" w:rsidRPr="00300E1F">
          <w:rPr>
            <w:rFonts w:ascii="Times New Roman" w:hAnsi="Times New Roman" w:cs="Times New Roman"/>
            <w:bCs/>
          </w:rPr>
          <w:t xml:space="preserve"> test this condition empirically using 35,060 hours of day-ahead locational marginal pricing (DA LMP)</w:t>
        </w:r>
      </w:ins>
      <w:ins w:id="370" w:author="Chris Dunlap" w:date="2026-05-11T08:36:00Z" w16du:dateUtc="2026-05-11T13:36:00Z">
        <w:r w:rsidR="002908BD">
          <w:rPr>
            <w:rStyle w:val="FootnoteReference"/>
            <w:rFonts w:ascii="Times New Roman" w:hAnsi="Times New Roman" w:cs="Times New Roman"/>
            <w:bCs/>
          </w:rPr>
          <w:footnoteReference w:id="2"/>
        </w:r>
      </w:ins>
      <w:ins w:id="377" w:author="Chris Dunlap" w:date="2026-05-10T14:12:00Z">
        <w:r w:rsidR="00300E1F" w:rsidRPr="00300E1F">
          <w:rPr>
            <w:rFonts w:ascii="Times New Roman" w:hAnsi="Times New Roman" w:cs="Times New Roman"/>
            <w:bCs/>
          </w:rPr>
          <w:t xml:space="preserve"> data from January 2022 through December 2025, spanning five U.S. Regional Transmission Organizations (RTOs): PJM, ERCOT, CAISO, MISO, and NYISO</w:t>
        </w:r>
      </w:ins>
      <w:ins w:id="378" w:author="Chris Dunlap" w:date="2026-05-11T08:39:00Z" w16du:dateUtc="2026-05-11T13:39:00Z">
        <w:r w:rsidR="00DF211F">
          <w:rPr>
            <w:rFonts w:ascii="Times New Roman" w:hAnsi="Times New Roman" w:cs="Times New Roman"/>
            <w:bCs/>
          </w:rPr>
          <w:t xml:space="preserve"> — covering the mid-Atlantic, Texas, California, Midwest, and New York respectively</w:t>
        </w:r>
      </w:ins>
      <w:ins w:id="379" w:author="Chris Dunlap" w:date="2026-05-10T14:12:00Z">
        <w:r w:rsidR="00300E1F" w:rsidRPr="00300E1F">
          <w:rPr>
            <w:rFonts w:ascii="Times New Roman" w:hAnsi="Times New Roman" w:cs="Times New Roman"/>
            <w:bCs/>
          </w:rPr>
          <w:t>, which together coordinate roughly two-thirds of U.S. electricity demand.</w:t>
        </w:r>
      </w:ins>
      <w:del w:id="380" w:author="Chris Dunlap" w:date="2026-05-10T14:12:00Z" w16du:dateUtc="2026-05-10T19:12:00Z">
        <w:r w:rsidR="003A0B79" w:rsidDel="00300E1F">
          <w:rPr>
            <w:rFonts w:ascii="Times New Roman" w:hAnsi="Times New Roman" w:cs="Times New Roman"/>
            <w:bCs/>
          </w:rPr>
          <w:delText>We test this condition empi</w:delText>
        </w:r>
        <w:r w:rsidR="00390B2B" w:rsidDel="00300E1F">
          <w:rPr>
            <w:rFonts w:ascii="Times New Roman" w:hAnsi="Times New Roman" w:cs="Times New Roman"/>
            <w:bCs/>
          </w:rPr>
          <w:delText>ri</w:delText>
        </w:r>
        <w:r w:rsidR="003A0B79" w:rsidDel="00300E1F">
          <w:rPr>
            <w:rFonts w:ascii="Times New Roman" w:hAnsi="Times New Roman" w:cs="Times New Roman"/>
            <w:bCs/>
          </w:rPr>
          <w:delText>cally using 35,060 hours of day-ahead locational marginal pricing (DA LMP) data from January 2022 through December 2025, spanning five U.S. grid regions: PJM, ERCOT, CAISO, MISO, and NYISO.</w:delText>
        </w:r>
      </w:del>
      <w:r w:rsidR="003A0B79">
        <w:rPr>
          <w:rFonts w:ascii="Times New Roman" w:hAnsi="Times New Roman" w:cs="Times New Roman"/>
          <w:bCs/>
        </w:rPr>
        <w:t xml:space="preserve"> </w:t>
      </w:r>
      <w:r w:rsidR="00F30CDA" w:rsidRPr="00F30CDA">
        <w:rPr>
          <w:rFonts w:ascii="Times New Roman" w:hAnsi="Times New Roman" w:cs="Times New Roman"/>
          <w:bCs/>
        </w:rPr>
        <w:t>Within each region we identify destination pricing zones co-located with data center facilities using county-level capacity data from the U.S. Department of Energy / National Renewable Energy Laboratory Accelerating Speed to Power Data Viewer</w:t>
      </w:r>
      <w:r w:rsidR="00A36ECE">
        <w:rPr>
          <w:rFonts w:ascii="Times New Roman" w:hAnsi="Times New Roman" w:cs="Times New Roman"/>
          <w:bCs/>
        </w:rPr>
        <w:t>[11]</w:t>
      </w:r>
      <w:r w:rsidR="00114017">
        <w:rPr>
          <w:rFonts w:ascii="Times New Roman" w:hAnsi="Times New Roman" w:cs="Times New Roman"/>
          <w:bCs/>
        </w:rPr>
        <w:t>.</w:t>
      </w:r>
      <w:r w:rsidR="00F30CDA">
        <w:rPr>
          <w:rFonts w:ascii="Times New Roman" w:hAnsi="Times New Roman" w:cs="Times New Roman"/>
          <w:bCs/>
        </w:rPr>
        <w:t xml:space="preserve"> </w:t>
      </w:r>
      <w:r w:rsidR="003A0B79">
        <w:rPr>
          <w:rFonts w:ascii="Times New Roman" w:hAnsi="Times New Roman" w:cs="Times New Roman"/>
          <w:bCs/>
        </w:rPr>
        <w:t xml:space="preserve">Stress hours are defined as </w:t>
      </w:r>
      <w:r w:rsidR="00ED5841">
        <w:rPr>
          <w:rFonts w:ascii="Times New Roman" w:hAnsi="Times New Roman" w:cs="Times New Roman"/>
          <w:bCs/>
        </w:rPr>
        <w:t xml:space="preserve">the top 200 </w:t>
      </w:r>
      <w:r w:rsidR="003A0B79">
        <w:rPr>
          <w:rFonts w:ascii="Times New Roman" w:hAnsi="Times New Roman" w:cs="Times New Roman"/>
          <w:bCs/>
        </w:rPr>
        <w:t xml:space="preserve">DA LMP </w:t>
      </w:r>
      <w:r w:rsidR="00ED5841">
        <w:rPr>
          <w:rFonts w:ascii="Times New Roman" w:hAnsi="Times New Roman" w:cs="Times New Roman"/>
          <w:bCs/>
        </w:rPr>
        <w:t>hours per zone over the four-year window (the 99.4</w:t>
      </w:r>
      <w:r w:rsidR="00ED5841" w:rsidRPr="00ED5841">
        <w:rPr>
          <w:rFonts w:ascii="Times New Roman" w:hAnsi="Times New Roman" w:cs="Times New Roman"/>
          <w:bCs/>
          <w:vertAlign w:val="superscript"/>
        </w:rPr>
        <w:t>th</w:t>
      </w:r>
      <w:r w:rsidR="00ED5841">
        <w:rPr>
          <w:rFonts w:ascii="Times New Roman" w:hAnsi="Times New Roman" w:cs="Times New Roman"/>
          <w:bCs/>
        </w:rPr>
        <w:t xml:space="preserve"> percentile; see Methods for threshold sensitivity).</w:t>
      </w:r>
    </w:p>
    <w:p w14:paraId="67938F06" w14:textId="6331E1B8" w:rsidR="00C12FA3" w:rsidRDefault="00377EDD" w:rsidP="00271730">
      <w:pPr>
        <w:rPr>
          <w:rFonts w:ascii="Times New Roman" w:hAnsi="Times New Roman" w:cs="Times New Roman"/>
          <w:bCs/>
        </w:rPr>
      </w:pPr>
      <w:r>
        <w:rPr>
          <w:rFonts w:ascii="Times New Roman" w:hAnsi="Times New Roman" w:cs="Times New Roman"/>
          <w:bCs/>
        </w:rPr>
        <w:t xml:space="preserve">Using the ComEd zone in Northern Illinois as the primary source region, we compute </w:t>
      </w:r>
      <w:r w:rsidR="005B5E60">
        <w:rPr>
          <w:rFonts w:ascii="Times New Roman" w:hAnsi="Times New Roman" w:cs="Times New Roman"/>
          <w:bCs/>
        </w:rPr>
        <w:t xml:space="preserve">the fraction of source stress hours in which at least one cross-region destination zone exhibits a DA LMP below its stress threshold. Of the 200 observed ComEd stress hours, at least one cross-region destination </w:t>
      </w:r>
      <w:r w:rsidR="00B117B8">
        <w:rPr>
          <w:rFonts w:ascii="Times New Roman" w:hAnsi="Times New Roman" w:cs="Times New Roman"/>
          <w:bCs/>
        </w:rPr>
        <w:t>was available in 198, corresponding to a dynamic availability of 99.0%. The two failure hours occurred during the January 2024 Arctic Blast</w:t>
      </w:r>
      <w:r w:rsidR="00774BA4">
        <w:rPr>
          <w:rFonts w:ascii="Times New Roman" w:hAnsi="Times New Roman" w:cs="Times New Roman"/>
          <w:bCs/>
        </w:rPr>
        <w:t>. The decorrelation reflects the electrical topology of the North American transmission system</w:t>
      </w:r>
      <w:r w:rsidR="007D01A7">
        <w:rPr>
          <w:rFonts w:ascii="Times New Roman" w:hAnsi="Times New Roman" w:cs="Times New Roman"/>
          <w:bCs/>
        </w:rPr>
        <w:t>:</w:t>
      </w:r>
      <w:r w:rsidR="00774BA4">
        <w:rPr>
          <w:rFonts w:ascii="Times New Roman" w:hAnsi="Times New Roman" w:cs="Times New Roman"/>
          <w:bCs/>
        </w:rPr>
        <w:t xml:space="preserve"> ERCOT operates as an electrically isolated interconnection</w:t>
      </w:r>
      <w:r w:rsidR="007D01A7">
        <w:rPr>
          <w:rFonts w:ascii="Times New Roman" w:hAnsi="Times New Roman" w:cs="Times New Roman"/>
          <w:bCs/>
        </w:rPr>
        <w:t xml:space="preserve">, and </w:t>
      </w:r>
      <w:r w:rsidR="00774BA4">
        <w:rPr>
          <w:rFonts w:ascii="Times New Roman" w:hAnsi="Times New Roman" w:cs="Times New Roman"/>
          <w:bCs/>
        </w:rPr>
        <w:t>CAISO</w:t>
      </w:r>
      <w:r w:rsidR="007D01A7">
        <w:rPr>
          <w:rFonts w:ascii="Times New Roman" w:hAnsi="Times New Roman" w:cs="Times New Roman"/>
          <w:bCs/>
        </w:rPr>
        <w:t xml:space="preserve">’s </w:t>
      </w:r>
      <w:r w:rsidR="00AB44AF">
        <w:rPr>
          <w:rFonts w:ascii="Times New Roman" w:hAnsi="Times New Roman" w:cs="Times New Roman"/>
          <w:bCs/>
        </w:rPr>
        <w:t xml:space="preserve">temporal offset and weather patterns are largely independent from the Midwest. Capacity-weighted stress overlap between ComEd and cross-interconnection destinations ranges from 3.7% (ERCOT, summer) to 14.0% (CAISO, annual), with CAISO exhibiting zero summer overlap across the four-year study period (Fig. </w:t>
      </w:r>
      <w:r w:rsidR="00D85FA0">
        <w:rPr>
          <w:rFonts w:ascii="Times New Roman" w:hAnsi="Times New Roman" w:cs="Times New Roman"/>
          <w:bCs/>
        </w:rPr>
        <w:t>1</w:t>
      </w:r>
      <w:r w:rsidR="00AB44AF">
        <w:rPr>
          <w:rFonts w:ascii="Times New Roman" w:hAnsi="Times New Roman" w:cs="Times New Roman"/>
          <w:bCs/>
        </w:rPr>
        <w:t xml:space="preserve">). Same-interconnection destinations </w:t>
      </w:r>
      <w:r w:rsidR="00857CE5">
        <w:rPr>
          <w:rFonts w:ascii="Times New Roman" w:hAnsi="Times New Roman" w:cs="Times New Roman"/>
          <w:bCs/>
        </w:rPr>
        <w:t>exhibit substantially higher overlap</w:t>
      </w:r>
      <w:r w:rsidR="007B267C">
        <w:rPr>
          <w:rFonts w:ascii="Times New Roman" w:hAnsi="Times New Roman" w:cs="Times New Roman"/>
          <w:bCs/>
        </w:rPr>
        <w:t>: MISO zones range from 43% to 6</w:t>
      </w:r>
      <w:r w:rsidR="00845AA3">
        <w:rPr>
          <w:rFonts w:ascii="Times New Roman" w:hAnsi="Times New Roman" w:cs="Times New Roman"/>
          <w:bCs/>
        </w:rPr>
        <w:t>6</w:t>
      </w:r>
      <w:r w:rsidR="007B267C">
        <w:rPr>
          <w:rFonts w:ascii="Times New Roman" w:hAnsi="Times New Roman" w:cs="Times New Roman"/>
          <w:bCs/>
        </w:rPr>
        <w:t>%</w:t>
      </w:r>
      <w:r w:rsidR="00C12FA3">
        <w:rPr>
          <w:rFonts w:ascii="Times New Roman" w:hAnsi="Times New Roman" w:cs="Times New Roman"/>
          <w:bCs/>
        </w:rPr>
        <w:t>, NYISO zones from 29% to 41%, consistent with shared exposure to regional weather systems and partial electrical coupling.</w:t>
      </w:r>
      <w:r w:rsidR="008833BA">
        <w:rPr>
          <w:rFonts w:ascii="Times New Roman" w:hAnsi="Times New Roman" w:cs="Times New Roman"/>
          <w:bCs/>
        </w:rPr>
        <w:t xml:space="preserve"> </w:t>
      </w:r>
      <w:r w:rsidR="008833BA" w:rsidRPr="008833BA">
        <w:rPr>
          <w:rFonts w:ascii="Times New Roman" w:hAnsi="Times New Roman" w:cs="Times New Roman"/>
          <w:bCs/>
        </w:rPr>
        <w:t>The decorrelation finding generalizes across source zones: dynamic availability is 99.5% from PJM-DOM</w:t>
      </w:r>
      <w:ins w:id="381" w:author="Chris Dunlap" w:date="2026-05-11T08:43:00Z" w16du:dateUtc="2026-05-11T13:43:00Z">
        <w:r w:rsidR="00E529AC">
          <w:rPr>
            <w:rFonts w:ascii="Times New Roman" w:hAnsi="Times New Roman" w:cs="Times New Roman"/>
            <w:bCs/>
          </w:rPr>
          <w:t xml:space="preserve"> (Northern Virginia)</w:t>
        </w:r>
      </w:ins>
      <w:r w:rsidR="008833BA" w:rsidRPr="008833BA">
        <w:rPr>
          <w:rFonts w:ascii="Times New Roman" w:hAnsi="Times New Roman" w:cs="Times New Roman"/>
          <w:bCs/>
        </w:rPr>
        <w:t>, 100% from ERCOT-LZ-NORTH</w:t>
      </w:r>
      <w:ins w:id="382" w:author="Chris Dunlap" w:date="2026-05-11T08:43:00Z" w16du:dateUtc="2026-05-11T13:43:00Z">
        <w:r w:rsidR="00E529AC">
          <w:rPr>
            <w:rFonts w:ascii="Times New Roman" w:hAnsi="Times New Roman" w:cs="Times New Roman"/>
            <w:bCs/>
          </w:rPr>
          <w:t xml:space="preserve"> (Dallas-Fort Worth)</w:t>
        </w:r>
      </w:ins>
      <w:r w:rsidR="008833BA" w:rsidRPr="008833BA">
        <w:rPr>
          <w:rFonts w:ascii="Times New Roman" w:hAnsi="Times New Roman" w:cs="Times New Roman"/>
          <w:bCs/>
        </w:rPr>
        <w:t>, and 100% from CAISO-NP15</w:t>
      </w:r>
      <w:ins w:id="383" w:author="Chris Dunlap" w:date="2026-05-11T08:44:00Z" w16du:dateUtc="2026-05-11T13:44:00Z">
        <w:r w:rsidR="00E529AC">
          <w:rPr>
            <w:rFonts w:ascii="Times New Roman" w:hAnsi="Times New Roman" w:cs="Times New Roman"/>
            <w:bCs/>
          </w:rPr>
          <w:t xml:space="preserve"> (Northern California)</w:t>
        </w:r>
      </w:ins>
      <w:del w:id="384" w:author="Chris Dunlap" w:date="2026-05-11T08:44:00Z" w16du:dateUtc="2026-05-11T13:44:00Z">
        <w:r w:rsidR="008833BA" w:rsidRPr="008833BA" w:rsidDel="00E529AC">
          <w:rPr>
            <w:rFonts w:ascii="Times New Roman" w:hAnsi="Times New Roman" w:cs="Times New Roman"/>
            <w:bCs/>
          </w:rPr>
          <w:delText xml:space="preserve"> (Extended Data Table 1)</w:delText>
        </w:r>
      </w:del>
      <w:r w:rsidR="008833BA" w:rsidRPr="008833BA">
        <w:rPr>
          <w:rFonts w:ascii="Times New Roman" w:hAnsi="Times New Roman" w:cs="Times New Roman"/>
          <w:bCs/>
        </w:rPr>
        <w:t>.</w:t>
      </w:r>
    </w:p>
    <w:p w14:paraId="45777304" w14:textId="77777777" w:rsidR="00B82F7F" w:rsidRDefault="00B82F7F" w:rsidP="00B82F7F">
      <w:pPr>
        <w:keepNext/>
        <w:jc w:val="center"/>
      </w:pPr>
      <w:r>
        <w:rPr>
          <w:rFonts w:ascii="Times New Roman" w:hAnsi="Times New Roman" w:cs="Times New Roman"/>
          <w:bCs/>
          <w:noProof/>
        </w:rPr>
        <w:lastRenderedPageBreak/>
        <w:drawing>
          <wp:inline distT="0" distB="0" distL="0" distR="0" wp14:anchorId="448A0341" wp14:editId="7F65C163">
            <wp:extent cx="3430345" cy="3935002"/>
            <wp:effectExtent l="0" t="0" r="0" b="8890"/>
            <wp:docPr id="60381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12824" name="Picture 6038128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39280" cy="3945251"/>
                    </a:xfrm>
                    <a:prstGeom prst="rect">
                      <a:avLst/>
                    </a:prstGeom>
                  </pic:spPr>
                </pic:pic>
              </a:graphicData>
            </a:graphic>
          </wp:inline>
        </w:drawing>
      </w:r>
    </w:p>
    <w:p w14:paraId="57195730" w14:textId="3A12C56E" w:rsidR="00B82F7F" w:rsidRDefault="00B82F7F" w:rsidP="00B82F7F">
      <w:pPr>
        <w:pStyle w:val="Caption"/>
        <w:jc w:val="center"/>
        <w:rPr>
          <w:rFonts w:ascii="Times New Roman" w:hAnsi="Times New Roman" w:cs="Times New Roman"/>
          <w:bCs/>
        </w:rPr>
      </w:pPr>
      <w:r w:rsidRPr="00B82F7F">
        <w:rPr>
          <w:rFonts w:ascii="Times New Roman" w:hAnsi="Times New Roman" w:cs="Times New Roman"/>
          <w:bCs/>
        </w:rPr>
        <w:t xml:space="preserve">Fig. </w:t>
      </w:r>
      <w:r w:rsidR="00D85FA0">
        <w:rPr>
          <w:rFonts w:ascii="Times New Roman" w:hAnsi="Times New Roman" w:cs="Times New Roman"/>
          <w:bCs/>
        </w:rPr>
        <w:t>1</w:t>
      </w:r>
      <w:r w:rsidRPr="00B82F7F">
        <w:rPr>
          <w:rFonts w:ascii="Times New Roman" w:hAnsi="Times New Roman" w:cs="Times New Roman"/>
          <w:bCs/>
        </w:rPr>
        <w:t>. Stress overlap between ComEd and 17 cross-BA destination zones by year, 2022–2025. Each cell shows the percentage of ComEd's 50 annual stress hours in which the destination zone was simultaneously stressed. Cross-interconnection destinations (ERCOT, CAISO) exhibit overlap below 30% in all years; same-interconnection destinations (MISO, NYISO) range from 16% to 74%, consistent with shared exposure to regional weather systems. The 2024 column reflects elevated co-stress during the January 2024 Arctic Blast. CAISO coverage begins November 2022; earlier periods are treated as available per Methods.</w:t>
      </w:r>
    </w:p>
    <w:p w14:paraId="4351DB6B" w14:textId="7ECC227C" w:rsidR="003229E9" w:rsidRPr="00257069" w:rsidRDefault="003229E9" w:rsidP="00271730">
      <w:pPr>
        <w:rPr>
          <w:rFonts w:ascii="Times New Roman" w:hAnsi="Times New Roman" w:cs="Times New Roman"/>
          <w:b/>
          <w:sz w:val="28"/>
          <w:szCs w:val="28"/>
        </w:rPr>
      </w:pPr>
      <w:del w:id="385" w:author="Chris Dunlap" w:date="2026-05-10T20:40:00Z" w16du:dateUtc="2026-05-11T01:40:00Z">
        <w:r w:rsidRPr="00257069" w:rsidDel="006E465E">
          <w:rPr>
            <w:rFonts w:ascii="Times New Roman" w:hAnsi="Times New Roman" w:cs="Times New Roman"/>
            <w:b/>
            <w:sz w:val="28"/>
            <w:szCs w:val="28"/>
          </w:rPr>
          <w:delText xml:space="preserve">4. </w:delText>
        </w:r>
      </w:del>
      <w:r w:rsidRPr="00520030">
        <w:rPr>
          <w:rFonts w:ascii="Times New Roman" w:hAnsi="Times New Roman" w:cs="Times New Roman"/>
          <w:b/>
          <w:rPrChange w:id="386" w:author="Chris Dunlap" w:date="2026-05-11T08:15:00Z" w16du:dateUtc="2026-05-11T13:15:00Z">
            <w:rPr>
              <w:rFonts w:ascii="Times New Roman" w:hAnsi="Times New Roman" w:cs="Times New Roman"/>
              <w:b/>
              <w:sz w:val="28"/>
              <w:szCs w:val="28"/>
            </w:rPr>
          </w:rPrChange>
        </w:rPr>
        <w:t xml:space="preserve">Workload </w:t>
      </w:r>
      <w:del w:id="387" w:author="Chris Dunlap" w:date="2026-05-11T08:16:00Z" w16du:dateUtc="2026-05-11T13:16:00Z">
        <w:r w:rsidR="006A1A7E" w:rsidRPr="00520030" w:rsidDel="00520030">
          <w:rPr>
            <w:rFonts w:ascii="Times New Roman" w:hAnsi="Times New Roman" w:cs="Times New Roman"/>
            <w:b/>
            <w:rPrChange w:id="388" w:author="Chris Dunlap" w:date="2026-05-11T08:15:00Z" w16du:dateUtc="2026-05-11T13:15:00Z">
              <w:rPr>
                <w:rFonts w:ascii="Times New Roman" w:hAnsi="Times New Roman" w:cs="Times New Roman"/>
                <w:b/>
                <w:sz w:val="28"/>
                <w:szCs w:val="28"/>
              </w:rPr>
            </w:rPrChange>
          </w:rPr>
          <w:delText>c</w:delText>
        </w:r>
        <w:r w:rsidRPr="00520030" w:rsidDel="00520030">
          <w:rPr>
            <w:rFonts w:ascii="Times New Roman" w:hAnsi="Times New Roman" w:cs="Times New Roman"/>
            <w:b/>
            <w:rPrChange w:id="389" w:author="Chris Dunlap" w:date="2026-05-11T08:15:00Z" w16du:dateUtc="2026-05-11T13:15:00Z">
              <w:rPr>
                <w:rFonts w:ascii="Times New Roman" w:hAnsi="Times New Roman" w:cs="Times New Roman"/>
                <w:b/>
                <w:sz w:val="28"/>
                <w:szCs w:val="28"/>
              </w:rPr>
            </w:rPrChange>
          </w:rPr>
          <w:delText>haracterization</w:delText>
        </w:r>
      </w:del>
      <w:ins w:id="390" w:author="Chris Dunlap" w:date="2026-05-11T08:16:00Z" w16du:dateUtc="2026-05-11T13:16:00Z">
        <w:r w:rsidR="00520030">
          <w:rPr>
            <w:rFonts w:ascii="Times New Roman" w:hAnsi="Times New Roman" w:cs="Times New Roman"/>
            <w:b/>
          </w:rPr>
          <w:t>C</w:t>
        </w:r>
        <w:r w:rsidR="00520030" w:rsidRPr="00520030">
          <w:rPr>
            <w:rFonts w:ascii="Times New Roman" w:hAnsi="Times New Roman" w:cs="Times New Roman"/>
            <w:b/>
            <w:rPrChange w:id="391" w:author="Chris Dunlap" w:date="2026-05-11T08:15:00Z" w16du:dateUtc="2026-05-11T13:15:00Z">
              <w:rPr>
                <w:rFonts w:ascii="Times New Roman" w:hAnsi="Times New Roman" w:cs="Times New Roman"/>
                <w:b/>
                <w:sz w:val="28"/>
                <w:szCs w:val="28"/>
              </w:rPr>
            </w:rPrChange>
          </w:rPr>
          <w:t>haracterization</w:t>
        </w:r>
      </w:ins>
    </w:p>
    <w:p w14:paraId="559469EF" w14:textId="6FCD1364" w:rsidR="004B51CA" w:rsidRPr="006A1A7E" w:rsidRDefault="001D6E1E" w:rsidP="006A1A7E">
      <w:pPr>
        <w:rPr>
          <w:rFonts w:ascii="Times New Roman" w:hAnsi="Times New Roman" w:cs="Times New Roman"/>
          <w:bCs/>
        </w:rPr>
      </w:pPr>
      <w:r w:rsidRPr="001D6E1E">
        <w:rPr>
          <w:rFonts w:ascii="Times New Roman" w:hAnsi="Times New Roman" w:cs="Times New Roman"/>
          <w:bCs/>
        </w:rPr>
        <w:t>The drain-within-window parameter (DRAIN</w:t>
      </w:r>
      <w:del w:id="392" w:author="Chris Dunlap" w:date="2026-05-10T20:41:00Z" w16du:dateUtc="2026-05-11T01:41:00Z">
        <w:r w:rsidRPr="006E465E" w:rsidDel="006E465E">
          <w:rPr>
            <w:rFonts w:ascii="Times New Roman" w:hAnsi="Times New Roman" w:cs="Times New Roman"/>
            <w:bCs/>
            <w:vertAlign w:val="subscript"/>
            <w:rPrChange w:id="393" w:author="Chris Dunlap" w:date="2026-05-10T20:41:00Z" w16du:dateUtc="2026-05-11T01:41:00Z">
              <w:rPr>
                <w:rFonts w:ascii="Times New Roman" w:hAnsi="Times New Roman" w:cs="Times New Roman"/>
                <w:bCs/>
              </w:rPr>
            </w:rPrChange>
          </w:rPr>
          <w:delText>_</w:delText>
        </w:r>
      </w:del>
      <w:r w:rsidRPr="006E465E">
        <w:rPr>
          <w:rFonts w:ascii="Times New Roman" w:hAnsi="Times New Roman" w:cs="Times New Roman"/>
          <w:bCs/>
          <w:vertAlign w:val="subscript"/>
          <w:rPrChange w:id="394" w:author="Chris Dunlap" w:date="2026-05-10T20:41:00Z" w16du:dateUtc="2026-05-11T01:41:00Z">
            <w:rPr>
              <w:rFonts w:ascii="Times New Roman" w:hAnsi="Times New Roman" w:cs="Times New Roman"/>
              <w:bCs/>
            </w:rPr>
          </w:rPrChange>
        </w:rPr>
        <w:t>ok</w:t>
      </w:r>
      <w:r w:rsidRPr="001D6E1E">
        <w:rPr>
          <w:rFonts w:ascii="Times New Roman" w:hAnsi="Times New Roman" w:cs="Times New Roman"/>
          <w:bCs/>
        </w:rPr>
        <w:t xml:space="preserve">) </w:t>
      </w:r>
      <w:del w:id="395" w:author="Chris Dunlap" w:date="2026-05-10T20:41:00Z" w16du:dateUtc="2026-05-11T01:41:00Z">
        <w:r w:rsidRPr="001D6E1E" w:rsidDel="006E465E">
          <w:rPr>
            <w:rFonts w:ascii="Times New Roman" w:hAnsi="Times New Roman" w:cs="Times New Roman"/>
            <w:bCs/>
          </w:rPr>
          <w:delText xml:space="preserve">captures </w:delText>
        </w:r>
      </w:del>
      <w:ins w:id="396" w:author="Chris Dunlap" w:date="2026-05-10T20:41:00Z" w16du:dateUtc="2026-05-11T01:41:00Z">
        <w:r w:rsidR="006E465E">
          <w:rPr>
            <w:rFonts w:ascii="Times New Roman" w:hAnsi="Times New Roman" w:cs="Times New Roman"/>
            <w:bCs/>
          </w:rPr>
          <w:t>measures</w:t>
        </w:r>
        <w:r w:rsidR="006E465E" w:rsidRPr="001D6E1E">
          <w:rPr>
            <w:rFonts w:ascii="Times New Roman" w:hAnsi="Times New Roman" w:cs="Times New Roman"/>
            <w:bCs/>
          </w:rPr>
          <w:t xml:space="preserve"> </w:t>
        </w:r>
      </w:ins>
      <w:r w:rsidRPr="001D6E1E">
        <w:rPr>
          <w:rFonts w:ascii="Times New Roman" w:hAnsi="Times New Roman" w:cs="Times New Roman"/>
          <w:bCs/>
        </w:rPr>
        <w:t xml:space="preserve">whether active inference requests at a </w:t>
      </w:r>
      <w:del w:id="397" w:author="Chris Dunlap" w:date="2026-05-10T20:41:00Z" w16du:dateUtc="2026-05-11T01:41:00Z">
        <w:r w:rsidRPr="001D6E1E" w:rsidDel="006E465E">
          <w:rPr>
            <w:rFonts w:ascii="Times New Roman" w:hAnsi="Times New Roman" w:cs="Times New Roman"/>
            <w:bCs/>
          </w:rPr>
          <w:delText xml:space="preserve">source </w:delText>
        </w:r>
      </w:del>
      <w:r w:rsidRPr="001D6E1E">
        <w:rPr>
          <w:rFonts w:ascii="Times New Roman" w:hAnsi="Times New Roman" w:cs="Times New Roman"/>
          <w:bCs/>
        </w:rPr>
        <w:t xml:space="preserve">facility can </w:t>
      </w:r>
      <w:del w:id="398" w:author="Chris Dunlap" w:date="2026-05-10T20:41:00Z" w16du:dateUtc="2026-05-11T01:41:00Z">
        <w:r w:rsidRPr="001D6E1E" w:rsidDel="006E465E">
          <w:rPr>
            <w:rFonts w:ascii="Times New Roman" w:hAnsi="Times New Roman" w:cs="Times New Roman"/>
            <w:bCs/>
          </w:rPr>
          <w:delText xml:space="preserve">complete </w:delText>
        </w:r>
      </w:del>
      <w:ins w:id="399" w:author="Chris Dunlap" w:date="2026-05-10T20:41:00Z" w16du:dateUtc="2026-05-11T01:41:00Z">
        <w:r w:rsidR="006E465E">
          <w:rPr>
            <w:rFonts w:ascii="Times New Roman" w:hAnsi="Times New Roman" w:cs="Times New Roman"/>
            <w:bCs/>
          </w:rPr>
          <w:t xml:space="preserve">finish </w:t>
        </w:r>
      </w:ins>
      <w:r w:rsidRPr="001D6E1E">
        <w:rPr>
          <w:rFonts w:ascii="Times New Roman" w:hAnsi="Times New Roman" w:cs="Times New Roman"/>
          <w:bCs/>
        </w:rPr>
        <w:t xml:space="preserve">within the grid operator's emergency dispatch window. </w:t>
      </w:r>
      <w:del w:id="400" w:author="Chris Dunlap" w:date="2026-05-10T20:42:00Z" w16du:dateUtc="2026-05-11T01:42:00Z">
        <w:r w:rsidRPr="001D6E1E" w:rsidDel="006E465E">
          <w:rPr>
            <w:rFonts w:ascii="Times New Roman" w:hAnsi="Times New Roman" w:cs="Times New Roman"/>
            <w:bCs/>
          </w:rPr>
          <w:delText xml:space="preserve">We </w:delText>
        </w:r>
      </w:del>
      <w:ins w:id="401" w:author="Chris Dunlap" w:date="2026-05-10T20:42:00Z" w16du:dateUtc="2026-05-11T01:42:00Z">
        <w:r w:rsidR="006E465E">
          <w:rPr>
            <w:rFonts w:ascii="Times New Roman" w:hAnsi="Times New Roman" w:cs="Times New Roman"/>
            <w:bCs/>
          </w:rPr>
          <w:t>I</w:t>
        </w:r>
        <w:r w:rsidR="006E465E" w:rsidRPr="001D6E1E">
          <w:rPr>
            <w:rFonts w:ascii="Times New Roman" w:hAnsi="Times New Roman" w:cs="Times New Roman"/>
            <w:bCs/>
          </w:rPr>
          <w:t xml:space="preserve"> </w:t>
        </w:r>
      </w:ins>
      <w:r w:rsidRPr="001D6E1E">
        <w:rPr>
          <w:rFonts w:ascii="Times New Roman" w:hAnsi="Times New Roman" w:cs="Times New Roman"/>
          <w:bCs/>
        </w:rPr>
        <w:t>validate</w:t>
      </w:r>
      <w:ins w:id="402" w:author="Chris Dunlap" w:date="2026-05-10T20:42:00Z" w16du:dateUtc="2026-05-11T01:42:00Z">
        <w:r w:rsidR="006E465E">
          <w:rPr>
            <w:rFonts w:ascii="Times New Roman" w:hAnsi="Times New Roman" w:cs="Times New Roman"/>
            <w:bCs/>
          </w:rPr>
          <w:t>d</w:t>
        </w:r>
      </w:ins>
      <w:r w:rsidRPr="001D6E1E">
        <w:rPr>
          <w:rFonts w:ascii="Times New Roman" w:hAnsi="Times New Roman" w:cs="Times New Roman"/>
          <w:bCs/>
        </w:rPr>
        <w:t xml:space="preserve"> drain time using two independent production </w:t>
      </w:r>
      <w:del w:id="403" w:author="Chris Dunlap" w:date="2026-05-10T20:42:00Z" w16du:dateUtc="2026-05-11T01:42:00Z">
        <w:r w:rsidRPr="001D6E1E" w:rsidDel="006E465E">
          <w:rPr>
            <w:rFonts w:ascii="Times New Roman" w:hAnsi="Times New Roman" w:cs="Times New Roman"/>
            <w:bCs/>
          </w:rPr>
          <w:delText xml:space="preserve">inference </w:delText>
        </w:r>
      </w:del>
      <w:r w:rsidRPr="001D6E1E">
        <w:rPr>
          <w:rFonts w:ascii="Times New Roman" w:hAnsi="Times New Roman" w:cs="Times New Roman"/>
          <w:bCs/>
        </w:rPr>
        <w:t>datasets</w:t>
      </w:r>
      <w:ins w:id="404" w:author="Chris Dunlap" w:date="2026-05-10T20:42:00Z" w16du:dateUtc="2026-05-11T01:42:00Z">
        <w:r w:rsidR="006E465E">
          <w:rPr>
            <w:rFonts w:ascii="Times New Roman" w:hAnsi="Times New Roman" w:cs="Times New Roman"/>
            <w:bCs/>
          </w:rPr>
          <w:t>,</w:t>
        </w:r>
      </w:ins>
      <w:r w:rsidRPr="001D6E1E">
        <w:rPr>
          <w:rFonts w:ascii="Times New Roman" w:hAnsi="Times New Roman" w:cs="Times New Roman"/>
          <w:bCs/>
        </w:rPr>
        <w:t xml:space="preserve"> totaling 49.4 million </w:t>
      </w:r>
      <w:ins w:id="405" w:author="Chris Dunlap" w:date="2026-05-10T20:42:00Z" w16du:dateUtc="2026-05-11T01:42:00Z">
        <w:r w:rsidR="006E465E">
          <w:rPr>
            <w:rFonts w:ascii="Times New Roman" w:hAnsi="Times New Roman" w:cs="Times New Roman"/>
            <w:bCs/>
          </w:rPr>
          <w:t xml:space="preserve">inference </w:t>
        </w:r>
      </w:ins>
      <w:r w:rsidRPr="001D6E1E">
        <w:rPr>
          <w:rFonts w:ascii="Times New Roman" w:hAnsi="Times New Roman" w:cs="Times New Roman"/>
          <w:bCs/>
        </w:rPr>
        <w:t xml:space="preserve">requests </w:t>
      </w:r>
      <w:del w:id="406" w:author="Chris Dunlap" w:date="2026-05-10T20:43:00Z" w16du:dateUtc="2026-05-11T01:43:00Z">
        <w:r w:rsidRPr="001D6E1E" w:rsidDel="006E465E">
          <w:rPr>
            <w:rFonts w:ascii="Times New Roman" w:hAnsi="Times New Roman" w:cs="Times New Roman"/>
            <w:bCs/>
          </w:rPr>
          <w:delText>over a combined</w:delText>
        </w:r>
      </w:del>
      <w:ins w:id="407" w:author="Chris Dunlap" w:date="2026-05-10T20:43:00Z" w16du:dateUtc="2026-05-11T01:43:00Z">
        <w:r w:rsidR="006E465E">
          <w:rPr>
            <w:rFonts w:ascii="Times New Roman" w:hAnsi="Times New Roman" w:cs="Times New Roman"/>
            <w:bCs/>
          </w:rPr>
          <w:t>across</w:t>
        </w:r>
      </w:ins>
      <w:r w:rsidRPr="001D6E1E">
        <w:rPr>
          <w:rFonts w:ascii="Times New Roman" w:hAnsi="Times New Roman" w:cs="Times New Roman"/>
          <w:bCs/>
        </w:rPr>
        <w:t xml:space="preserve"> 128 days </w:t>
      </w:r>
      <w:del w:id="408" w:author="Chris Dunlap" w:date="2026-05-10T20:43:00Z" w16du:dateUtc="2026-05-11T01:43:00Z">
        <w:r w:rsidRPr="001D6E1E" w:rsidDel="006E465E">
          <w:rPr>
            <w:rFonts w:ascii="Times New Roman" w:hAnsi="Times New Roman" w:cs="Times New Roman"/>
            <w:bCs/>
          </w:rPr>
          <w:delText xml:space="preserve">of observation </w:delText>
        </w:r>
      </w:del>
      <w:r w:rsidRPr="001D6E1E">
        <w:rPr>
          <w:rFonts w:ascii="Times New Roman" w:hAnsi="Times New Roman" w:cs="Times New Roman"/>
          <w:bCs/>
        </w:rPr>
        <w:t xml:space="preserve">(see Methods for dataset </w:t>
      </w:r>
      <w:del w:id="409" w:author="Chris Dunlap" w:date="2026-05-10T20:43:00Z" w16du:dateUtc="2026-05-11T01:43:00Z">
        <w:r w:rsidRPr="001D6E1E" w:rsidDel="006E465E">
          <w:rPr>
            <w:rFonts w:ascii="Times New Roman" w:hAnsi="Times New Roman" w:cs="Times New Roman"/>
            <w:bCs/>
          </w:rPr>
          <w:delText>descriptions</w:delText>
        </w:r>
      </w:del>
      <w:ins w:id="410" w:author="Chris Dunlap" w:date="2026-05-10T20:43:00Z" w16du:dateUtc="2026-05-11T01:43:00Z">
        <w:r w:rsidR="006E465E">
          <w:rPr>
            <w:rFonts w:ascii="Times New Roman" w:hAnsi="Times New Roman" w:cs="Times New Roman"/>
            <w:bCs/>
          </w:rPr>
          <w:t>details</w:t>
        </w:r>
      </w:ins>
      <w:r w:rsidRPr="001D6E1E">
        <w:rPr>
          <w:rFonts w:ascii="Times New Roman" w:hAnsi="Times New Roman" w:cs="Times New Roman"/>
          <w:bCs/>
        </w:rPr>
        <w:t xml:space="preserve">). </w:t>
      </w:r>
      <w:ins w:id="411" w:author="Chris Dunlap" w:date="2026-05-10T20:43:00Z" w16du:dateUtc="2026-05-11T01:43:00Z">
        <w:r w:rsidR="006E465E">
          <w:rPr>
            <w:rFonts w:ascii="Times New Roman" w:hAnsi="Times New Roman" w:cs="Times New Roman"/>
            <w:bCs/>
          </w:rPr>
          <w:t xml:space="preserve">Across all model configurations and datasets, the </w:t>
        </w:r>
      </w:ins>
      <w:ins w:id="412" w:author="Chris Dunlap" w:date="2026-05-10T14:13:00Z" w16du:dateUtc="2026-05-10T19:13:00Z">
        <w:r w:rsidR="00300E1F">
          <w:rPr>
            <w:rFonts w:ascii="Times New Roman" w:hAnsi="Times New Roman" w:cs="Times New Roman"/>
            <w:bCs/>
          </w:rPr>
          <w:t>99</w:t>
        </w:r>
        <w:r w:rsidR="00300E1F" w:rsidRPr="00300E1F">
          <w:rPr>
            <w:rFonts w:ascii="Times New Roman" w:hAnsi="Times New Roman" w:cs="Times New Roman"/>
            <w:bCs/>
            <w:vertAlign w:val="superscript"/>
            <w:rPrChange w:id="413" w:author="Chris Dunlap" w:date="2026-05-10T14:13:00Z" w16du:dateUtc="2026-05-10T19:13:00Z">
              <w:rPr>
                <w:rFonts w:ascii="Times New Roman" w:hAnsi="Times New Roman" w:cs="Times New Roman"/>
                <w:bCs/>
              </w:rPr>
            </w:rPrChange>
          </w:rPr>
          <w:t>th</w:t>
        </w:r>
        <w:r w:rsidR="00300E1F">
          <w:rPr>
            <w:rFonts w:ascii="Times New Roman" w:hAnsi="Times New Roman" w:cs="Times New Roman"/>
            <w:bCs/>
          </w:rPr>
          <w:t>-percentile (</w:t>
        </w:r>
      </w:ins>
      <w:r w:rsidRPr="001D6E1E">
        <w:rPr>
          <w:rFonts w:ascii="Times New Roman" w:hAnsi="Times New Roman" w:cs="Times New Roman"/>
          <w:bCs/>
        </w:rPr>
        <w:t>P99</w:t>
      </w:r>
      <w:ins w:id="414" w:author="Chris Dunlap" w:date="2026-05-10T14:13:00Z" w16du:dateUtc="2026-05-10T19:13:00Z">
        <w:r w:rsidR="00300E1F">
          <w:rPr>
            <w:rFonts w:ascii="Times New Roman" w:hAnsi="Times New Roman" w:cs="Times New Roman"/>
            <w:bCs/>
          </w:rPr>
          <w:t>)</w:t>
        </w:r>
      </w:ins>
      <w:r w:rsidRPr="001D6E1E">
        <w:rPr>
          <w:rFonts w:ascii="Times New Roman" w:hAnsi="Times New Roman" w:cs="Times New Roman"/>
          <w:bCs/>
        </w:rPr>
        <w:t xml:space="preserve"> drain times range from 4.5 to 12.12 seconds</w:t>
      </w:r>
      <w:ins w:id="415" w:author="Chris Dunlap" w:date="2026-05-10T20:43:00Z" w16du:dateUtc="2026-05-11T01:43:00Z">
        <w:r w:rsidR="006E465E">
          <w:rPr>
            <w:rFonts w:ascii="Times New Roman" w:hAnsi="Times New Roman" w:cs="Times New Roman"/>
            <w:bCs/>
          </w:rPr>
          <w:t xml:space="preserve"> </w:t>
        </w:r>
      </w:ins>
      <w:ins w:id="416" w:author="Chris Dunlap" w:date="2026-05-11T08:44:00Z" w16du:dateUtc="2026-05-11T13:44:00Z">
        <w:r w:rsidR="00FD31FB">
          <w:rPr>
            <w:rFonts w:ascii="Times New Roman" w:hAnsi="Times New Roman" w:cs="Times New Roman"/>
            <w:bCs/>
          </w:rPr>
          <w:t>—</w:t>
        </w:r>
      </w:ins>
      <w:ins w:id="417" w:author="Chris Dunlap" w:date="2026-05-10T20:43:00Z" w16du:dateUtc="2026-05-11T01:43:00Z">
        <w:r w:rsidR="006E465E">
          <w:rPr>
            <w:rFonts w:ascii="Times New Roman" w:hAnsi="Times New Roman" w:cs="Times New Roman"/>
            <w:bCs/>
          </w:rPr>
          <w:t xml:space="preserve"> nearly</w:t>
        </w:r>
      </w:ins>
      <w:del w:id="418" w:author="Chris Dunlap" w:date="2026-05-10T20:44:00Z" w16du:dateUtc="2026-05-11T01:44:00Z">
        <w:r w:rsidRPr="001D6E1E" w:rsidDel="006E465E">
          <w:rPr>
            <w:rFonts w:ascii="Times New Roman" w:hAnsi="Times New Roman" w:cs="Times New Roman"/>
            <w:bCs/>
          </w:rPr>
          <w:delText xml:space="preserve"> across model configurations and datasets, approximately</w:delText>
        </w:r>
      </w:del>
      <w:r w:rsidRPr="001D6E1E">
        <w:rPr>
          <w:rFonts w:ascii="Times New Roman" w:hAnsi="Times New Roman" w:cs="Times New Roman"/>
          <w:bCs/>
        </w:rPr>
        <w:t xml:space="preserve"> two orders of magnitude </w:t>
      </w:r>
      <w:ins w:id="419" w:author="Chris Dunlap" w:date="2026-05-10T20:44:00Z" w16du:dateUtc="2026-05-11T01:44:00Z">
        <w:r w:rsidR="006E465E">
          <w:rPr>
            <w:rFonts w:ascii="Times New Roman" w:hAnsi="Times New Roman" w:cs="Times New Roman"/>
            <w:bCs/>
          </w:rPr>
          <w:t xml:space="preserve">faster than </w:t>
        </w:r>
      </w:ins>
      <w:del w:id="420" w:author="Chris Dunlap" w:date="2026-05-10T20:44:00Z" w16du:dateUtc="2026-05-11T01:44:00Z">
        <w:r w:rsidRPr="001D6E1E" w:rsidDel="006E465E">
          <w:rPr>
            <w:rFonts w:ascii="Times New Roman" w:hAnsi="Times New Roman" w:cs="Times New Roman"/>
            <w:bCs/>
          </w:rPr>
          <w:delText xml:space="preserve">below </w:delText>
        </w:r>
      </w:del>
      <w:r w:rsidRPr="001D6E1E">
        <w:rPr>
          <w:rFonts w:ascii="Times New Roman" w:hAnsi="Times New Roman" w:cs="Times New Roman"/>
          <w:bCs/>
        </w:rPr>
        <w:t>PJM's minimum dispatch window of 10 minutes</w:t>
      </w:r>
      <w:r w:rsidR="00A36ECE">
        <w:rPr>
          <w:rFonts w:ascii="Times New Roman" w:hAnsi="Times New Roman" w:cs="Times New Roman"/>
          <w:bCs/>
        </w:rPr>
        <w:t>[12</w:t>
      </w:r>
      <w:del w:id="421" w:author="Chris Dunlap" w:date="2026-05-10T20:44:00Z" w16du:dateUtc="2026-05-11T01:44:00Z">
        <w:r w:rsidR="00A36ECE" w:rsidDel="006E465E">
          <w:rPr>
            <w:rFonts w:ascii="Times New Roman" w:hAnsi="Times New Roman" w:cs="Times New Roman"/>
            <w:bCs/>
          </w:rPr>
          <w:delText>]</w:delText>
        </w:r>
        <w:r w:rsidRPr="001D6E1E" w:rsidDel="006E465E">
          <w:rPr>
            <w:rFonts w:ascii="Times New Roman" w:hAnsi="Times New Roman" w:cs="Times New Roman"/>
            <w:bCs/>
          </w:rPr>
          <w:delText xml:space="preserve">, </w:delText>
        </w:r>
      </w:del>
      <w:ins w:id="422" w:author="Chris Dunlap" w:date="2026-05-10T20:44:00Z" w16du:dateUtc="2026-05-11T01:44:00Z">
        <w:r w:rsidR="006E465E">
          <w:rPr>
            <w:rFonts w:ascii="Times New Roman" w:hAnsi="Times New Roman" w:cs="Times New Roman"/>
            <w:bCs/>
          </w:rPr>
          <w:t>]. This supports setting</w:t>
        </w:r>
      </w:ins>
      <w:del w:id="423" w:author="Chris Dunlap" w:date="2026-05-10T20:44:00Z" w16du:dateUtc="2026-05-11T01:44:00Z">
        <w:r w:rsidRPr="001D6E1E" w:rsidDel="006E465E">
          <w:rPr>
            <w:rFonts w:ascii="Times New Roman" w:hAnsi="Times New Roman" w:cs="Times New Roman"/>
            <w:bCs/>
          </w:rPr>
          <w:delText>indicating that</w:delText>
        </w:r>
      </w:del>
      <w:r w:rsidRPr="001D6E1E">
        <w:rPr>
          <w:rFonts w:ascii="Times New Roman" w:hAnsi="Times New Roman" w:cs="Times New Roman"/>
          <w:bCs/>
        </w:rPr>
        <w:t xml:space="preserve"> DRAIN</w:t>
      </w:r>
      <w:del w:id="424" w:author="Chris Dunlap" w:date="2026-05-10T20:44:00Z" w16du:dateUtc="2026-05-11T01:44:00Z">
        <w:r w:rsidRPr="001D6E1E" w:rsidDel="006E465E">
          <w:rPr>
            <w:rFonts w:ascii="Times New Roman" w:hAnsi="Times New Roman" w:cs="Times New Roman"/>
            <w:bCs/>
          </w:rPr>
          <w:delText>_</w:delText>
        </w:r>
      </w:del>
      <w:r w:rsidRPr="006E465E">
        <w:rPr>
          <w:rFonts w:ascii="Times New Roman" w:hAnsi="Times New Roman" w:cs="Times New Roman"/>
          <w:bCs/>
          <w:vertAlign w:val="subscript"/>
          <w:rPrChange w:id="425" w:author="Chris Dunlap" w:date="2026-05-10T20:45:00Z" w16du:dateUtc="2026-05-11T01:45:00Z">
            <w:rPr>
              <w:rFonts w:ascii="Times New Roman" w:hAnsi="Times New Roman" w:cs="Times New Roman"/>
              <w:bCs/>
            </w:rPr>
          </w:rPrChange>
        </w:rPr>
        <w:t>ok</w:t>
      </w:r>
      <w:r w:rsidRPr="001D6E1E">
        <w:rPr>
          <w:rFonts w:ascii="Times New Roman" w:hAnsi="Times New Roman" w:cs="Times New Roman"/>
          <w:bCs/>
        </w:rPr>
        <w:t xml:space="preserve"> = 0.95 </w:t>
      </w:r>
      <w:del w:id="426" w:author="Chris Dunlap" w:date="2026-05-10T20:45:00Z" w16du:dateUtc="2026-05-11T01:45:00Z">
        <w:r w:rsidRPr="001D6E1E" w:rsidDel="006E465E">
          <w:rPr>
            <w:rFonts w:ascii="Times New Roman" w:hAnsi="Times New Roman" w:cs="Times New Roman"/>
            <w:bCs/>
          </w:rPr>
          <w:delText xml:space="preserve">is </w:delText>
        </w:r>
      </w:del>
      <w:ins w:id="427" w:author="Chris Dunlap" w:date="2026-05-10T20:45:00Z" w16du:dateUtc="2026-05-11T01:45:00Z">
        <w:r w:rsidR="006E465E">
          <w:rPr>
            <w:rFonts w:ascii="Times New Roman" w:hAnsi="Times New Roman" w:cs="Times New Roman"/>
            <w:bCs/>
          </w:rPr>
          <w:t>as</w:t>
        </w:r>
        <w:r w:rsidR="006E465E" w:rsidRPr="001D6E1E">
          <w:rPr>
            <w:rFonts w:ascii="Times New Roman" w:hAnsi="Times New Roman" w:cs="Times New Roman"/>
            <w:bCs/>
          </w:rPr>
          <w:t xml:space="preserve"> </w:t>
        </w:r>
      </w:ins>
      <w:r w:rsidRPr="001D6E1E">
        <w:rPr>
          <w:rFonts w:ascii="Times New Roman" w:hAnsi="Times New Roman" w:cs="Times New Roman"/>
          <w:bCs/>
        </w:rPr>
        <w:t xml:space="preserve">a conservative </w:t>
      </w:r>
      <w:ins w:id="428" w:author="Chris Dunlap" w:date="2026-05-10T20:45:00Z" w16du:dateUtc="2026-05-11T01:45:00Z">
        <w:r w:rsidR="006E465E">
          <w:rPr>
            <w:rFonts w:ascii="Times New Roman" w:hAnsi="Times New Roman" w:cs="Times New Roman"/>
            <w:bCs/>
          </w:rPr>
          <w:t>estimate.</w:t>
        </w:r>
      </w:ins>
      <w:del w:id="429" w:author="Chris Dunlap" w:date="2026-05-10T20:45:00Z" w16du:dateUtc="2026-05-11T01:45:00Z">
        <w:r w:rsidRPr="001D6E1E" w:rsidDel="006E465E">
          <w:rPr>
            <w:rFonts w:ascii="Times New Roman" w:hAnsi="Times New Roman" w:cs="Times New Roman"/>
            <w:bCs/>
          </w:rPr>
          <w:delText>parameterization.</w:delText>
        </w:r>
      </w:del>
      <w:r w:rsidRPr="001D6E1E">
        <w:rPr>
          <w:rFonts w:ascii="Times New Roman" w:hAnsi="Times New Roman" w:cs="Times New Roman"/>
          <w:bCs/>
        </w:rPr>
        <w:t xml:space="preserve"> The</w:t>
      </w:r>
      <w:ins w:id="430" w:author="Chris Dunlap" w:date="2026-05-10T20:45:00Z" w16du:dateUtc="2026-05-11T01:45:00Z">
        <w:r w:rsidR="006E465E">
          <w:rPr>
            <w:rFonts w:ascii="Times New Roman" w:hAnsi="Times New Roman" w:cs="Times New Roman"/>
            <w:bCs/>
          </w:rPr>
          <w:t xml:space="preserve"> remaining</w:t>
        </w:r>
      </w:ins>
      <w:r w:rsidRPr="001D6E1E">
        <w:rPr>
          <w:rFonts w:ascii="Times New Roman" w:hAnsi="Times New Roman" w:cs="Times New Roman"/>
          <w:bCs/>
        </w:rPr>
        <w:t xml:space="preserve"> 5% </w:t>
      </w:r>
      <w:del w:id="431" w:author="Chris Dunlap" w:date="2026-05-10T20:45:00Z" w16du:dateUtc="2026-05-11T01:45:00Z">
        <w:r w:rsidRPr="001D6E1E" w:rsidDel="006E465E">
          <w:rPr>
            <w:rFonts w:ascii="Times New Roman" w:hAnsi="Times New Roman" w:cs="Times New Roman"/>
            <w:bCs/>
          </w:rPr>
          <w:delText xml:space="preserve">excluded </w:delText>
        </w:r>
      </w:del>
      <w:ins w:id="432" w:author="Chris Dunlap" w:date="2026-05-10T20:45:00Z" w16du:dateUtc="2026-05-11T01:45:00Z">
        <w:r w:rsidR="006E465E">
          <w:rPr>
            <w:rFonts w:ascii="Times New Roman" w:hAnsi="Times New Roman" w:cs="Times New Roman"/>
            <w:bCs/>
          </w:rPr>
          <w:t>not included</w:t>
        </w:r>
        <w:r w:rsidR="006E465E" w:rsidRPr="001D6E1E">
          <w:rPr>
            <w:rFonts w:ascii="Times New Roman" w:hAnsi="Times New Roman" w:cs="Times New Roman"/>
            <w:bCs/>
          </w:rPr>
          <w:t xml:space="preserve"> </w:t>
        </w:r>
      </w:ins>
      <w:del w:id="433" w:author="Chris Dunlap" w:date="2026-05-10T20:45:00Z" w16du:dateUtc="2026-05-11T01:45:00Z">
        <w:r w:rsidRPr="001D6E1E" w:rsidDel="006E465E">
          <w:rPr>
            <w:rFonts w:ascii="Times New Roman" w:hAnsi="Times New Roman" w:cs="Times New Roman"/>
            <w:bCs/>
          </w:rPr>
          <w:delText xml:space="preserve">by </w:delText>
        </w:r>
      </w:del>
      <w:ins w:id="434" w:author="Chris Dunlap" w:date="2026-05-10T20:45:00Z" w16du:dateUtc="2026-05-11T01:45:00Z">
        <w:r w:rsidR="006E465E">
          <w:rPr>
            <w:rFonts w:ascii="Times New Roman" w:hAnsi="Times New Roman" w:cs="Times New Roman"/>
            <w:bCs/>
          </w:rPr>
          <w:t>in</w:t>
        </w:r>
        <w:r w:rsidR="006E465E" w:rsidRPr="001D6E1E">
          <w:rPr>
            <w:rFonts w:ascii="Times New Roman" w:hAnsi="Times New Roman" w:cs="Times New Roman"/>
            <w:bCs/>
          </w:rPr>
          <w:t xml:space="preserve"> </w:t>
        </w:r>
      </w:ins>
      <w:r w:rsidRPr="001D6E1E">
        <w:rPr>
          <w:rFonts w:ascii="Times New Roman" w:hAnsi="Times New Roman" w:cs="Times New Roman"/>
          <w:bCs/>
        </w:rPr>
        <w:t>DRAIN</w:t>
      </w:r>
      <w:del w:id="435" w:author="Chris Dunlap" w:date="2026-05-10T20:45:00Z" w16du:dateUtc="2026-05-11T01:45:00Z">
        <w:r w:rsidRPr="001D6E1E" w:rsidDel="006E465E">
          <w:rPr>
            <w:rFonts w:ascii="Times New Roman" w:hAnsi="Times New Roman" w:cs="Times New Roman"/>
            <w:bCs/>
          </w:rPr>
          <w:delText>_</w:delText>
        </w:r>
      </w:del>
      <w:r w:rsidRPr="006E465E">
        <w:rPr>
          <w:rFonts w:ascii="Times New Roman" w:hAnsi="Times New Roman" w:cs="Times New Roman"/>
          <w:bCs/>
          <w:vertAlign w:val="subscript"/>
          <w:rPrChange w:id="436" w:author="Chris Dunlap" w:date="2026-05-10T20:45:00Z" w16du:dateUtc="2026-05-11T01:45:00Z">
            <w:rPr>
              <w:rFonts w:ascii="Times New Roman" w:hAnsi="Times New Roman" w:cs="Times New Roman"/>
              <w:bCs/>
            </w:rPr>
          </w:rPrChange>
        </w:rPr>
        <w:t>ok</w:t>
      </w:r>
      <w:r w:rsidRPr="001D6E1E">
        <w:rPr>
          <w:rFonts w:ascii="Times New Roman" w:hAnsi="Times New Roman" w:cs="Times New Roman"/>
          <w:bCs/>
        </w:rPr>
        <w:t xml:space="preserve"> </w:t>
      </w:r>
      <w:del w:id="437" w:author="Chris Dunlap" w:date="2026-05-10T20:46:00Z" w16du:dateUtc="2026-05-11T01:46:00Z">
        <w:r w:rsidRPr="001D6E1E" w:rsidDel="006E465E">
          <w:rPr>
            <w:rFonts w:ascii="Times New Roman" w:hAnsi="Times New Roman" w:cs="Times New Roman"/>
            <w:bCs/>
          </w:rPr>
          <w:delText xml:space="preserve">accommodates </w:delText>
        </w:r>
      </w:del>
      <w:ins w:id="438" w:author="Chris Dunlap" w:date="2026-05-10T20:46:00Z" w16du:dateUtc="2026-05-11T01:46:00Z">
        <w:r w:rsidR="006E465E">
          <w:rPr>
            <w:rFonts w:ascii="Times New Roman" w:hAnsi="Times New Roman" w:cs="Times New Roman"/>
            <w:bCs/>
          </w:rPr>
          <w:t>accounts for</w:t>
        </w:r>
        <w:r w:rsidR="006E465E" w:rsidRPr="001D6E1E">
          <w:rPr>
            <w:rFonts w:ascii="Times New Roman" w:hAnsi="Times New Roman" w:cs="Times New Roman"/>
            <w:bCs/>
          </w:rPr>
          <w:t xml:space="preserve"> </w:t>
        </w:r>
      </w:ins>
      <w:r w:rsidRPr="001D6E1E">
        <w:rPr>
          <w:rFonts w:ascii="Times New Roman" w:hAnsi="Times New Roman" w:cs="Times New Roman"/>
          <w:bCs/>
        </w:rPr>
        <w:t>long-running or batch</w:t>
      </w:r>
      <w:del w:id="439" w:author="Chris Dunlap" w:date="2026-05-10T20:46:00Z" w16du:dateUtc="2026-05-11T01:46:00Z">
        <w:r w:rsidRPr="001D6E1E" w:rsidDel="006E465E">
          <w:rPr>
            <w:rFonts w:ascii="Times New Roman" w:hAnsi="Times New Roman" w:cs="Times New Roman"/>
            <w:bCs/>
          </w:rPr>
          <w:delText>ed</w:delText>
        </w:r>
      </w:del>
      <w:r w:rsidRPr="001D6E1E">
        <w:rPr>
          <w:rFonts w:ascii="Times New Roman" w:hAnsi="Times New Roman" w:cs="Times New Roman"/>
          <w:bCs/>
        </w:rPr>
        <w:t xml:space="preserve"> inference requests, multi-turn conversational sessions with persistent state, and potential future workload</w:t>
      </w:r>
      <w:ins w:id="440" w:author="Chris Dunlap" w:date="2026-05-10T20:46:00Z" w16du:dateUtc="2026-05-11T01:46:00Z">
        <w:r w:rsidR="006E465E">
          <w:rPr>
            <w:rFonts w:ascii="Times New Roman" w:hAnsi="Times New Roman" w:cs="Times New Roman"/>
            <w:bCs/>
          </w:rPr>
          <w:t>s</w:t>
        </w:r>
      </w:ins>
      <w:r w:rsidRPr="001D6E1E">
        <w:rPr>
          <w:rFonts w:ascii="Times New Roman" w:hAnsi="Times New Roman" w:cs="Times New Roman"/>
          <w:bCs/>
        </w:rPr>
        <w:t xml:space="preserve"> </w:t>
      </w:r>
      <w:del w:id="441" w:author="Chris Dunlap" w:date="2026-05-10T20:46:00Z" w16du:dateUtc="2026-05-11T01:46:00Z">
        <w:r w:rsidRPr="001D6E1E" w:rsidDel="006E465E">
          <w:rPr>
            <w:rFonts w:ascii="Times New Roman" w:hAnsi="Times New Roman" w:cs="Times New Roman"/>
            <w:bCs/>
          </w:rPr>
          <w:delText>types with</w:delText>
        </w:r>
      </w:del>
      <w:ins w:id="442" w:author="Chris Dunlap" w:date="2026-05-10T20:46:00Z" w16du:dateUtc="2026-05-11T01:46:00Z">
        <w:r w:rsidR="006E465E">
          <w:rPr>
            <w:rFonts w:ascii="Times New Roman" w:hAnsi="Times New Roman" w:cs="Times New Roman"/>
            <w:bCs/>
          </w:rPr>
          <w:t>that may require</w:t>
        </w:r>
      </w:ins>
      <w:r w:rsidRPr="001D6E1E">
        <w:rPr>
          <w:rFonts w:ascii="Times New Roman" w:hAnsi="Times New Roman" w:cs="Times New Roman"/>
          <w:bCs/>
        </w:rPr>
        <w:t xml:space="preserve"> longer completion times.</w:t>
      </w:r>
      <w:r w:rsidR="00394EB6">
        <w:rPr>
          <w:rFonts w:ascii="Times New Roman" w:hAnsi="Times New Roman" w:cs="Times New Roman"/>
          <w:bCs/>
        </w:rPr>
        <w:t xml:space="preserve"> </w:t>
      </w:r>
    </w:p>
    <w:p w14:paraId="181282BB" w14:textId="2F08252A" w:rsidR="006A1A7E" w:rsidRPr="00520030" w:rsidRDefault="006A1A7E" w:rsidP="00271730">
      <w:pPr>
        <w:rPr>
          <w:rFonts w:ascii="Times New Roman" w:hAnsi="Times New Roman" w:cs="Times New Roman"/>
          <w:b/>
          <w:rPrChange w:id="443" w:author="Chris Dunlap" w:date="2026-05-11T08:15:00Z" w16du:dateUtc="2026-05-11T13:15:00Z">
            <w:rPr>
              <w:rFonts w:ascii="Times New Roman" w:hAnsi="Times New Roman" w:cs="Times New Roman"/>
              <w:b/>
              <w:sz w:val="28"/>
              <w:szCs w:val="28"/>
            </w:rPr>
          </w:rPrChange>
        </w:rPr>
      </w:pPr>
      <w:del w:id="444" w:author="Chris Dunlap" w:date="2026-05-10T20:40:00Z" w16du:dateUtc="2026-05-11T01:40:00Z">
        <w:r w:rsidRPr="00257069" w:rsidDel="006E465E">
          <w:rPr>
            <w:rFonts w:ascii="Times New Roman" w:hAnsi="Times New Roman" w:cs="Times New Roman"/>
            <w:b/>
            <w:sz w:val="28"/>
            <w:szCs w:val="28"/>
          </w:rPr>
          <w:delText xml:space="preserve">5. </w:delText>
        </w:r>
      </w:del>
      <w:r w:rsidRPr="00520030">
        <w:rPr>
          <w:rFonts w:ascii="Times New Roman" w:hAnsi="Times New Roman" w:cs="Times New Roman"/>
          <w:b/>
          <w:rPrChange w:id="445" w:author="Chris Dunlap" w:date="2026-05-11T08:15:00Z" w16du:dateUtc="2026-05-11T13:15:00Z">
            <w:rPr>
              <w:rFonts w:ascii="Times New Roman" w:hAnsi="Times New Roman" w:cs="Times New Roman"/>
              <w:b/>
              <w:sz w:val="28"/>
              <w:szCs w:val="28"/>
            </w:rPr>
          </w:rPrChange>
        </w:rPr>
        <w:t xml:space="preserve">Conditional Monte Carlo </w:t>
      </w:r>
      <w:ins w:id="446" w:author="Chris Dunlap" w:date="2026-05-11T08:16:00Z" w16du:dateUtc="2026-05-11T13:16:00Z">
        <w:r w:rsidR="00520030">
          <w:rPr>
            <w:rFonts w:ascii="Times New Roman" w:hAnsi="Times New Roman" w:cs="Times New Roman"/>
            <w:b/>
          </w:rPr>
          <w:t>V</w:t>
        </w:r>
      </w:ins>
      <w:del w:id="447" w:author="Chris Dunlap" w:date="2026-05-11T08:16:00Z" w16du:dateUtc="2026-05-11T13:16:00Z">
        <w:r w:rsidRPr="00520030" w:rsidDel="00520030">
          <w:rPr>
            <w:rFonts w:ascii="Times New Roman" w:hAnsi="Times New Roman" w:cs="Times New Roman"/>
            <w:b/>
            <w:rPrChange w:id="448" w:author="Chris Dunlap" w:date="2026-05-11T08:15:00Z" w16du:dateUtc="2026-05-11T13:15:00Z">
              <w:rPr>
                <w:rFonts w:ascii="Times New Roman" w:hAnsi="Times New Roman" w:cs="Times New Roman"/>
                <w:b/>
                <w:sz w:val="28"/>
                <w:szCs w:val="28"/>
              </w:rPr>
            </w:rPrChange>
          </w:rPr>
          <w:delText>v</w:delText>
        </w:r>
      </w:del>
      <w:r w:rsidRPr="00520030">
        <w:rPr>
          <w:rFonts w:ascii="Times New Roman" w:hAnsi="Times New Roman" w:cs="Times New Roman"/>
          <w:b/>
          <w:rPrChange w:id="449" w:author="Chris Dunlap" w:date="2026-05-11T08:15:00Z" w16du:dateUtc="2026-05-11T13:15:00Z">
            <w:rPr>
              <w:rFonts w:ascii="Times New Roman" w:hAnsi="Times New Roman" w:cs="Times New Roman"/>
              <w:b/>
              <w:sz w:val="28"/>
              <w:szCs w:val="28"/>
            </w:rPr>
          </w:rPrChange>
        </w:rPr>
        <w:t>alidation</w:t>
      </w:r>
    </w:p>
    <w:p w14:paraId="372DCF96" w14:textId="4F728E18" w:rsidR="001D6E1E" w:rsidRPr="001D6E1E" w:rsidRDefault="001D6E1E" w:rsidP="001D6E1E">
      <w:pPr>
        <w:rPr>
          <w:rFonts w:ascii="Times New Roman" w:hAnsi="Times New Roman" w:cs="Times New Roman"/>
          <w:bCs/>
        </w:rPr>
      </w:pPr>
      <w:del w:id="450" w:author="Chris Dunlap" w:date="2026-05-10T20:47:00Z" w16du:dateUtc="2026-05-11T01:47:00Z">
        <w:r w:rsidRPr="001D6E1E" w:rsidDel="004D5A8D">
          <w:rPr>
            <w:rFonts w:ascii="Times New Roman" w:hAnsi="Times New Roman" w:cs="Times New Roman"/>
            <w:bCs/>
          </w:rPr>
          <w:lastRenderedPageBreak/>
          <w:delText>We develop</w:delText>
        </w:r>
      </w:del>
      <w:ins w:id="451" w:author="Chris Dunlap" w:date="2026-05-10T20:47:00Z" w16du:dateUtc="2026-05-11T01:47:00Z">
        <w:r w:rsidR="004D5A8D">
          <w:rPr>
            <w:rFonts w:ascii="Times New Roman" w:hAnsi="Times New Roman" w:cs="Times New Roman"/>
            <w:bCs/>
          </w:rPr>
          <w:t>I designed</w:t>
        </w:r>
      </w:ins>
      <w:r w:rsidRPr="001D6E1E">
        <w:rPr>
          <w:rFonts w:ascii="Times New Roman" w:hAnsi="Times New Roman" w:cs="Times New Roman"/>
          <w:bCs/>
        </w:rPr>
        <w:t xml:space="preserve"> a conditional Monte Carlo simulation that </w:t>
      </w:r>
      <w:del w:id="452" w:author="Chris Dunlap" w:date="2026-05-10T20:47:00Z" w16du:dateUtc="2026-05-11T01:47:00Z">
        <w:r w:rsidRPr="001D6E1E" w:rsidDel="004D5A8D">
          <w:rPr>
            <w:rFonts w:ascii="Times New Roman" w:hAnsi="Times New Roman" w:cs="Times New Roman"/>
            <w:bCs/>
          </w:rPr>
          <w:delText>conditions on</w:delText>
        </w:r>
      </w:del>
      <w:ins w:id="453" w:author="Chris Dunlap" w:date="2026-05-10T20:47:00Z" w16du:dateUtc="2026-05-11T01:47:00Z">
        <w:r w:rsidR="004D5A8D">
          <w:rPr>
            <w:rFonts w:ascii="Times New Roman" w:hAnsi="Times New Roman" w:cs="Times New Roman"/>
            <w:bCs/>
          </w:rPr>
          <w:t>uses</w:t>
        </w:r>
      </w:ins>
      <w:r w:rsidRPr="001D6E1E">
        <w:rPr>
          <w:rFonts w:ascii="Times New Roman" w:hAnsi="Times New Roman" w:cs="Times New Roman"/>
          <w:bCs/>
        </w:rPr>
        <w:t xml:space="preserve"> observed per-hour grid states to </w:t>
      </w:r>
      <w:del w:id="454" w:author="Chris Dunlap" w:date="2026-05-10T20:48:00Z" w16du:dateUtc="2026-05-11T01:48:00Z">
        <w:r w:rsidRPr="001D6E1E" w:rsidDel="004D5A8D">
          <w:rPr>
            <w:rFonts w:ascii="Times New Roman" w:hAnsi="Times New Roman" w:cs="Times New Roman"/>
            <w:bCs/>
          </w:rPr>
          <w:delText xml:space="preserve">capture </w:delText>
        </w:r>
      </w:del>
      <w:ins w:id="455" w:author="Chris Dunlap" w:date="2026-05-10T20:48:00Z" w16du:dateUtc="2026-05-11T01:48:00Z">
        <w:r w:rsidR="004D5A8D">
          <w:rPr>
            <w:rFonts w:ascii="Times New Roman" w:hAnsi="Times New Roman" w:cs="Times New Roman"/>
            <w:bCs/>
          </w:rPr>
          <w:t xml:space="preserve">analyze </w:t>
        </w:r>
      </w:ins>
      <w:r w:rsidRPr="001D6E1E">
        <w:rPr>
          <w:rFonts w:ascii="Times New Roman" w:hAnsi="Times New Roman" w:cs="Times New Roman"/>
          <w:bCs/>
        </w:rPr>
        <w:t xml:space="preserve">how commitment depth </w:t>
      </w:r>
      <w:del w:id="456" w:author="Chris Dunlap" w:date="2026-05-10T20:48:00Z" w16du:dateUtc="2026-05-11T01:48:00Z">
        <w:r w:rsidRPr="001D6E1E" w:rsidDel="004D5A8D">
          <w:rPr>
            <w:rFonts w:ascii="Times New Roman" w:hAnsi="Times New Roman" w:cs="Times New Roman"/>
            <w:bCs/>
          </w:rPr>
          <w:delText>depends on</w:delText>
        </w:r>
      </w:del>
      <w:ins w:id="457" w:author="Chris Dunlap" w:date="2026-05-10T20:48:00Z" w16du:dateUtc="2026-05-11T01:48:00Z">
        <w:r w:rsidR="004D5A8D">
          <w:rPr>
            <w:rFonts w:ascii="Times New Roman" w:hAnsi="Times New Roman" w:cs="Times New Roman"/>
            <w:bCs/>
          </w:rPr>
          <w:t>is affected by</w:t>
        </w:r>
      </w:ins>
      <w:r w:rsidRPr="001D6E1E">
        <w:rPr>
          <w:rFonts w:ascii="Times New Roman" w:hAnsi="Times New Roman" w:cs="Times New Roman"/>
          <w:bCs/>
        </w:rPr>
        <w:t xml:space="preserve"> fleet size, destination contention, and post-stress recovery saturation during specific stress events. The simulation is </w:t>
      </w:r>
      <w:del w:id="458" w:author="Chris Dunlap" w:date="2026-05-10T20:48:00Z" w16du:dateUtc="2026-05-11T01:48:00Z">
        <w:r w:rsidRPr="001D6E1E" w:rsidDel="004D5A8D">
          <w:rPr>
            <w:rFonts w:ascii="Times New Roman" w:hAnsi="Times New Roman" w:cs="Times New Roman"/>
            <w:bCs/>
          </w:rPr>
          <w:delText xml:space="preserve">run </w:delText>
        </w:r>
      </w:del>
      <w:ins w:id="459" w:author="Chris Dunlap" w:date="2026-05-10T20:48:00Z" w16du:dateUtc="2026-05-11T01:48:00Z">
        <w:r w:rsidR="004D5A8D">
          <w:rPr>
            <w:rFonts w:ascii="Times New Roman" w:hAnsi="Times New Roman" w:cs="Times New Roman"/>
            <w:bCs/>
          </w:rPr>
          <w:t>conducted</w:t>
        </w:r>
        <w:r w:rsidR="004D5A8D" w:rsidRPr="001D6E1E">
          <w:rPr>
            <w:rFonts w:ascii="Times New Roman" w:hAnsi="Times New Roman" w:cs="Times New Roman"/>
            <w:bCs/>
          </w:rPr>
          <w:t xml:space="preserve"> </w:t>
        </w:r>
      </w:ins>
      <w:r w:rsidRPr="001D6E1E">
        <w:rPr>
          <w:rFonts w:ascii="Times New Roman" w:hAnsi="Times New Roman" w:cs="Times New Roman"/>
          <w:bCs/>
        </w:rPr>
        <w:t xml:space="preserve">separately </w:t>
      </w:r>
      <w:del w:id="460" w:author="Chris Dunlap" w:date="2026-05-10T20:48:00Z" w16du:dateUtc="2026-05-11T01:48:00Z">
        <w:r w:rsidRPr="001D6E1E" w:rsidDel="004D5A8D">
          <w:rPr>
            <w:rFonts w:ascii="Times New Roman" w:hAnsi="Times New Roman" w:cs="Times New Roman"/>
            <w:bCs/>
          </w:rPr>
          <w:delText xml:space="preserve">under </w:delText>
        </w:r>
      </w:del>
      <w:ins w:id="461" w:author="Chris Dunlap" w:date="2026-05-10T20:48:00Z" w16du:dateUtc="2026-05-11T01:48:00Z">
        <w:r w:rsidR="004D5A8D">
          <w:rPr>
            <w:rFonts w:ascii="Times New Roman" w:hAnsi="Times New Roman" w:cs="Times New Roman"/>
            <w:bCs/>
          </w:rPr>
          <w:t>for</w:t>
        </w:r>
        <w:r w:rsidR="004D5A8D" w:rsidRPr="001D6E1E">
          <w:rPr>
            <w:rFonts w:ascii="Times New Roman" w:hAnsi="Times New Roman" w:cs="Times New Roman"/>
            <w:bCs/>
          </w:rPr>
          <w:t xml:space="preserve"> </w:t>
        </w:r>
      </w:ins>
      <w:r w:rsidRPr="001D6E1E">
        <w:rPr>
          <w:rFonts w:ascii="Times New Roman" w:hAnsi="Times New Roman" w:cs="Times New Roman"/>
          <w:bCs/>
        </w:rPr>
        <w:t>each of the two scope scenarios</w:t>
      </w:r>
      <w:del w:id="462" w:author="Chris Dunlap" w:date="2026-05-10T20:48:00Z" w16du:dateUtc="2026-05-11T01:48:00Z">
        <w:r w:rsidRPr="001D6E1E" w:rsidDel="004D5A8D">
          <w:rPr>
            <w:rFonts w:ascii="Times New Roman" w:hAnsi="Times New Roman" w:cs="Times New Roman"/>
            <w:bCs/>
          </w:rPr>
          <w:delText xml:space="preserve">; </w:delText>
        </w:r>
      </w:del>
      <w:ins w:id="463" w:author="Chris Dunlap" w:date="2026-05-10T20:48:00Z" w16du:dateUtc="2026-05-11T01:48:00Z">
        <w:r w:rsidR="004D5A8D">
          <w:rPr>
            <w:rFonts w:ascii="Times New Roman" w:hAnsi="Times New Roman" w:cs="Times New Roman"/>
            <w:bCs/>
          </w:rPr>
          <w:t>, and</w:t>
        </w:r>
        <w:r w:rsidR="004D5A8D" w:rsidRPr="001D6E1E">
          <w:rPr>
            <w:rFonts w:ascii="Times New Roman" w:hAnsi="Times New Roman" w:cs="Times New Roman"/>
            <w:bCs/>
          </w:rPr>
          <w:t xml:space="preserve"> </w:t>
        </w:r>
      </w:ins>
      <w:r w:rsidRPr="001D6E1E">
        <w:rPr>
          <w:rFonts w:ascii="Times New Roman" w:hAnsi="Times New Roman" w:cs="Times New Roman"/>
          <w:bCs/>
        </w:rPr>
        <w:t xml:space="preserve">results are reported </w:t>
      </w:r>
      <w:del w:id="464" w:author="Chris Dunlap" w:date="2026-05-10T20:48:00Z" w16du:dateUtc="2026-05-11T01:48:00Z">
        <w:r w:rsidRPr="001D6E1E" w:rsidDel="004D5A8D">
          <w:rPr>
            <w:rFonts w:ascii="Times New Roman" w:hAnsi="Times New Roman" w:cs="Times New Roman"/>
            <w:bCs/>
          </w:rPr>
          <w:delText>in parallel</w:delText>
        </w:r>
      </w:del>
      <w:ins w:id="465" w:author="Chris Dunlap" w:date="2026-05-10T20:48:00Z" w16du:dateUtc="2026-05-11T01:48:00Z">
        <w:r w:rsidR="004D5A8D">
          <w:rPr>
            <w:rFonts w:ascii="Times New Roman" w:hAnsi="Times New Roman" w:cs="Times New Roman"/>
            <w:bCs/>
          </w:rPr>
          <w:t>side by side</w:t>
        </w:r>
      </w:ins>
      <w:r w:rsidRPr="001D6E1E">
        <w:rPr>
          <w:rFonts w:ascii="Times New Roman" w:hAnsi="Times New Roman" w:cs="Times New Roman"/>
          <w:bCs/>
        </w:rPr>
        <w:t>.</w:t>
      </w:r>
    </w:p>
    <w:p w14:paraId="4DBFBBBB" w14:textId="77777777" w:rsidR="00C60DCD" w:rsidRDefault="004D41B9" w:rsidP="001D6E1E">
      <w:pPr>
        <w:rPr>
          <w:ins w:id="466" w:author="Chris Dunlap" w:date="2026-05-10T20:52:00Z" w16du:dateUtc="2026-05-11T01:52:00Z"/>
          <w:rFonts w:ascii="Times New Roman" w:hAnsi="Times New Roman" w:cs="Times New Roman"/>
          <w:bCs/>
        </w:rPr>
      </w:pPr>
      <w:r w:rsidRPr="004D41B9">
        <w:rPr>
          <w:rFonts w:ascii="Times New Roman" w:hAnsi="Times New Roman" w:cs="Times New Roman"/>
          <w:bCs/>
        </w:rPr>
        <w:t xml:space="preserve">For a </w:t>
      </w:r>
      <w:del w:id="467" w:author="Chris Dunlap" w:date="2026-05-10T20:49:00Z" w16du:dateUtc="2026-05-11T01:49:00Z">
        <w:r w:rsidRPr="004D41B9" w:rsidDel="004D5A8D">
          <w:rPr>
            <w:rFonts w:ascii="Times New Roman" w:hAnsi="Times New Roman" w:cs="Times New Roman"/>
            <w:bCs/>
          </w:rPr>
          <w:delText xml:space="preserve">representative </w:delText>
        </w:r>
      </w:del>
      <w:ins w:id="468" w:author="Chris Dunlap" w:date="2026-05-10T20:49:00Z" w16du:dateUtc="2026-05-11T01:49:00Z">
        <w:r w:rsidR="004D5A8D">
          <w:rPr>
            <w:rFonts w:ascii="Times New Roman" w:hAnsi="Times New Roman" w:cs="Times New Roman"/>
            <w:bCs/>
          </w:rPr>
          <w:t>typical</w:t>
        </w:r>
        <w:r w:rsidR="004D5A8D" w:rsidRPr="004D41B9">
          <w:rPr>
            <w:rFonts w:ascii="Times New Roman" w:hAnsi="Times New Roman" w:cs="Times New Roman"/>
            <w:bCs/>
          </w:rPr>
          <w:t xml:space="preserve"> </w:t>
        </w:r>
      </w:ins>
      <w:r w:rsidRPr="004D41B9">
        <w:rPr>
          <w:rFonts w:ascii="Times New Roman" w:hAnsi="Times New Roman" w:cs="Times New Roman"/>
          <w:bCs/>
        </w:rPr>
        <w:t xml:space="preserve">500 MW inference-dominant facility, the </w:t>
      </w:r>
      <w:del w:id="469" w:author="Chris Dunlap" w:date="2026-05-10T20:49:00Z" w16du:dateUtc="2026-05-11T01:49:00Z">
        <w:r w:rsidRPr="004D41B9" w:rsidDel="004D5A8D">
          <w:rPr>
            <w:rFonts w:ascii="Times New Roman" w:hAnsi="Times New Roman" w:cs="Times New Roman"/>
            <w:bCs/>
          </w:rPr>
          <w:delText>conditional Monte Carlo</w:delText>
        </w:r>
      </w:del>
      <w:ins w:id="470" w:author="Chris Dunlap" w:date="2026-05-10T20:49:00Z" w16du:dateUtc="2026-05-11T01:49:00Z">
        <w:r w:rsidR="004D5A8D">
          <w:rPr>
            <w:rFonts w:ascii="Times New Roman" w:hAnsi="Times New Roman" w:cs="Times New Roman"/>
            <w:bCs/>
          </w:rPr>
          <w:t>simulation</w:t>
        </w:r>
      </w:ins>
      <w:r w:rsidRPr="004D41B9">
        <w:rPr>
          <w:rFonts w:ascii="Times New Roman" w:hAnsi="Times New Roman" w:cs="Times New Roman"/>
          <w:bCs/>
        </w:rPr>
        <w:t xml:space="preserve"> </w:t>
      </w:r>
      <w:del w:id="471" w:author="Chris Dunlap" w:date="2026-05-10T20:49:00Z" w16du:dateUtc="2026-05-11T01:49:00Z">
        <w:r w:rsidRPr="004D41B9" w:rsidDel="004D5A8D">
          <w:rPr>
            <w:rFonts w:ascii="Times New Roman" w:hAnsi="Times New Roman" w:cs="Times New Roman"/>
            <w:bCs/>
          </w:rPr>
          <w:delText xml:space="preserve">yields </w:delText>
        </w:r>
      </w:del>
      <w:ins w:id="472" w:author="Chris Dunlap" w:date="2026-05-10T20:49:00Z" w16du:dateUtc="2026-05-11T01:49:00Z">
        <w:r w:rsidR="004D5A8D">
          <w:rPr>
            <w:rFonts w:ascii="Times New Roman" w:hAnsi="Times New Roman" w:cs="Times New Roman"/>
            <w:bCs/>
          </w:rPr>
          <w:t>produces</w:t>
        </w:r>
        <w:r w:rsidR="004D5A8D" w:rsidRPr="004D41B9">
          <w:rPr>
            <w:rFonts w:ascii="Times New Roman" w:hAnsi="Times New Roman" w:cs="Times New Roman"/>
            <w:bCs/>
          </w:rPr>
          <w:t xml:space="preserve"> </w:t>
        </w:r>
      </w:ins>
      <w:r w:rsidRPr="004D41B9">
        <w:rPr>
          <w:rFonts w:ascii="Times New Roman" w:hAnsi="Times New Roman" w:cs="Times New Roman"/>
          <w:bCs/>
        </w:rPr>
        <w:t xml:space="preserve">a mean commitment depth of 40.0% under the inference-dominant </w:t>
      </w:r>
      <w:ins w:id="473" w:author="Chris Dunlap" w:date="2026-05-10T20:49:00Z" w16du:dateUtc="2026-05-11T01:49:00Z">
        <w:r w:rsidR="004D5A8D">
          <w:rPr>
            <w:rFonts w:ascii="Times New Roman" w:hAnsi="Times New Roman" w:cs="Times New Roman"/>
            <w:bCs/>
          </w:rPr>
          <w:t>scenario</w:t>
        </w:r>
      </w:ins>
      <w:del w:id="474" w:author="Chris Dunlap" w:date="2026-05-10T20:49:00Z" w16du:dateUtc="2026-05-11T01:49:00Z">
        <w:r w:rsidRPr="004D41B9" w:rsidDel="004D5A8D">
          <w:rPr>
            <w:rFonts w:ascii="Times New Roman" w:hAnsi="Times New Roman" w:cs="Times New Roman"/>
            <w:bCs/>
          </w:rPr>
          <w:delText>scope</w:delText>
        </w:r>
      </w:del>
      <w:r w:rsidRPr="004D41B9">
        <w:rPr>
          <w:rFonts w:ascii="Times New Roman" w:hAnsi="Times New Roman" w:cs="Times New Roman"/>
          <w:bCs/>
        </w:rPr>
        <w:t xml:space="preserve"> (φ</w:t>
      </w:r>
      <w:del w:id="475" w:author="Chris Dunlap" w:date="2026-05-10T20:49:00Z" w16du:dateUtc="2026-05-11T01:49:00Z">
        <w:r w:rsidRPr="004D41B9" w:rsidDel="004D5A8D">
          <w:rPr>
            <w:rFonts w:ascii="Times New Roman" w:hAnsi="Times New Roman" w:cs="Times New Roman"/>
            <w:bCs/>
          </w:rPr>
          <w:delText>_</w:delText>
        </w:r>
      </w:del>
      <w:r w:rsidRPr="004D5A8D">
        <w:rPr>
          <w:rFonts w:ascii="Times New Roman" w:hAnsi="Times New Roman" w:cs="Times New Roman"/>
          <w:bCs/>
          <w:vertAlign w:val="subscript"/>
          <w:rPrChange w:id="476" w:author="Chris Dunlap" w:date="2026-05-10T20:50:00Z" w16du:dateUtc="2026-05-11T01:50:00Z">
            <w:rPr>
              <w:rFonts w:ascii="Times New Roman" w:hAnsi="Times New Roman" w:cs="Times New Roman"/>
              <w:bCs/>
            </w:rPr>
          </w:rPrChange>
        </w:rPr>
        <w:t>inf</w:t>
      </w:r>
      <w:r w:rsidRPr="004D41B9">
        <w:rPr>
          <w:rFonts w:ascii="Times New Roman" w:hAnsi="Times New Roman" w:cs="Times New Roman"/>
          <w:bCs/>
        </w:rPr>
        <w:t xml:space="preserve"> = 0.70), with</w:t>
      </w:r>
      <w:ins w:id="477" w:author="Chris Dunlap" w:date="2026-05-10T20:50:00Z" w16du:dateUtc="2026-05-11T01:50:00Z">
        <w:r w:rsidR="004D5A8D">
          <w:rPr>
            <w:rFonts w:ascii="Times New Roman" w:hAnsi="Times New Roman" w:cs="Times New Roman"/>
            <w:bCs/>
          </w:rPr>
          <w:t xml:space="preserve"> a</w:t>
        </w:r>
      </w:ins>
      <w:r w:rsidRPr="004D41B9">
        <w:rPr>
          <w:rFonts w:ascii="Times New Roman" w:hAnsi="Times New Roman" w:cs="Times New Roman"/>
          <w:bCs/>
        </w:rPr>
        <w:t xml:space="preserve"> 5th percentile</w:t>
      </w:r>
      <w:ins w:id="478" w:author="Chris Dunlap" w:date="2026-05-10T20:50:00Z" w16du:dateUtc="2026-05-11T01:50:00Z">
        <w:r w:rsidR="004D5A8D">
          <w:rPr>
            <w:rFonts w:ascii="Times New Roman" w:hAnsi="Times New Roman" w:cs="Times New Roman"/>
            <w:bCs/>
          </w:rPr>
          <w:t xml:space="preserve"> value</w:t>
        </w:r>
      </w:ins>
      <w:r w:rsidRPr="004D41B9">
        <w:rPr>
          <w:rFonts w:ascii="Times New Roman" w:hAnsi="Times New Roman" w:cs="Times New Roman"/>
          <w:bCs/>
        </w:rPr>
        <w:t xml:space="preserve"> of 38.5% and </w:t>
      </w:r>
      <w:ins w:id="479" w:author="Chris Dunlap" w:date="2026-05-10T20:50:00Z" w16du:dateUtc="2026-05-11T01:50:00Z">
        <w:r w:rsidR="004D5A8D">
          <w:rPr>
            <w:rFonts w:ascii="Times New Roman" w:hAnsi="Times New Roman" w:cs="Times New Roman"/>
            <w:bCs/>
          </w:rPr>
          <w:t xml:space="preserve">a </w:t>
        </w:r>
      </w:ins>
      <w:r w:rsidRPr="004D41B9">
        <w:rPr>
          <w:rFonts w:ascii="Times New Roman" w:hAnsi="Times New Roman" w:cs="Times New Roman"/>
          <w:bCs/>
        </w:rPr>
        <w:t xml:space="preserve">conditional expected shortfall below the 5th percentile of 33.1%. </w:t>
      </w:r>
      <w:del w:id="480" w:author="Chris Dunlap" w:date="2026-05-10T20:50:00Z" w16du:dateUtc="2026-05-11T01:50:00Z">
        <w:r w:rsidRPr="004D41B9" w:rsidDel="00C60DCD">
          <w:rPr>
            <w:rFonts w:ascii="Times New Roman" w:hAnsi="Times New Roman" w:cs="Times New Roman"/>
            <w:bCs/>
          </w:rPr>
          <w:delText xml:space="preserve">Under </w:delText>
        </w:r>
      </w:del>
      <w:ins w:id="481" w:author="Chris Dunlap" w:date="2026-05-10T20:50:00Z" w16du:dateUtc="2026-05-11T01:50:00Z">
        <w:r w:rsidR="00C60DCD">
          <w:rPr>
            <w:rFonts w:ascii="Times New Roman" w:hAnsi="Times New Roman" w:cs="Times New Roman"/>
            <w:bCs/>
          </w:rPr>
          <w:t>In</w:t>
        </w:r>
        <w:r w:rsidR="00C60DCD" w:rsidRPr="004D41B9">
          <w:rPr>
            <w:rFonts w:ascii="Times New Roman" w:hAnsi="Times New Roman" w:cs="Times New Roman"/>
            <w:bCs/>
          </w:rPr>
          <w:t xml:space="preserve"> </w:t>
        </w:r>
      </w:ins>
      <w:r w:rsidRPr="004D41B9">
        <w:rPr>
          <w:rFonts w:ascii="Times New Roman" w:hAnsi="Times New Roman" w:cs="Times New Roman"/>
          <w:bCs/>
        </w:rPr>
        <w:t xml:space="preserve">the mixed-use </w:t>
      </w:r>
      <w:ins w:id="482" w:author="Chris Dunlap" w:date="2026-05-10T20:50:00Z" w16du:dateUtc="2026-05-11T01:50:00Z">
        <w:r w:rsidR="00C60DCD">
          <w:rPr>
            <w:rFonts w:ascii="Times New Roman" w:hAnsi="Times New Roman" w:cs="Times New Roman"/>
            <w:bCs/>
          </w:rPr>
          <w:t>scenario</w:t>
        </w:r>
      </w:ins>
      <w:del w:id="483" w:author="Chris Dunlap" w:date="2026-05-10T20:50:00Z" w16du:dateUtc="2026-05-11T01:50:00Z">
        <w:r w:rsidRPr="004D41B9" w:rsidDel="00C60DCD">
          <w:rPr>
            <w:rFonts w:ascii="Times New Roman" w:hAnsi="Times New Roman" w:cs="Times New Roman"/>
            <w:bCs/>
          </w:rPr>
          <w:delText>scope</w:delText>
        </w:r>
      </w:del>
      <w:r w:rsidRPr="004D41B9">
        <w:rPr>
          <w:rFonts w:ascii="Times New Roman" w:hAnsi="Times New Roman" w:cs="Times New Roman"/>
          <w:bCs/>
        </w:rPr>
        <w:t xml:space="preserve"> (φ</w:t>
      </w:r>
      <w:del w:id="484" w:author="Chris Dunlap" w:date="2026-05-10T20:50:00Z" w16du:dateUtc="2026-05-11T01:50:00Z">
        <w:r w:rsidRPr="004D41B9" w:rsidDel="00C60DCD">
          <w:rPr>
            <w:rFonts w:ascii="Times New Roman" w:hAnsi="Times New Roman" w:cs="Times New Roman"/>
            <w:bCs/>
          </w:rPr>
          <w:delText>_</w:delText>
        </w:r>
      </w:del>
      <w:r w:rsidRPr="00C60DCD">
        <w:rPr>
          <w:rFonts w:ascii="Times New Roman" w:hAnsi="Times New Roman" w:cs="Times New Roman"/>
          <w:bCs/>
          <w:vertAlign w:val="subscript"/>
          <w:rPrChange w:id="485" w:author="Chris Dunlap" w:date="2026-05-10T20:50:00Z" w16du:dateUtc="2026-05-11T01:50:00Z">
            <w:rPr>
              <w:rFonts w:ascii="Times New Roman" w:hAnsi="Times New Roman" w:cs="Times New Roman"/>
              <w:bCs/>
            </w:rPr>
          </w:rPrChange>
        </w:rPr>
        <w:t>inf</w:t>
      </w:r>
      <w:r w:rsidRPr="004D41B9">
        <w:rPr>
          <w:rFonts w:ascii="Times New Roman" w:hAnsi="Times New Roman" w:cs="Times New Roman"/>
          <w:bCs/>
        </w:rPr>
        <w:t xml:space="preserve"> = 0.43), the </w:t>
      </w:r>
      <w:del w:id="486" w:author="Chris Dunlap" w:date="2026-05-10T20:51:00Z" w16du:dateUtc="2026-05-11T01:51:00Z">
        <w:r w:rsidRPr="004D41B9" w:rsidDel="00C60DCD">
          <w:rPr>
            <w:rFonts w:ascii="Times New Roman" w:hAnsi="Times New Roman" w:cs="Times New Roman"/>
            <w:bCs/>
          </w:rPr>
          <w:delText xml:space="preserve">corresponding values are </w:delText>
        </w:r>
      </w:del>
      <w:r w:rsidRPr="004D41B9">
        <w:rPr>
          <w:rFonts w:ascii="Times New Roman" w:hAnsi="Times New Roman" w:cs="Times New Roman"/>
          <w:bCs/>
        </w:rPr>
        <w:t>mean</w:t>
      </w:r>
      <w:ins w:id="487" w:author="Chris Dunlap" w:date="2026-05-10T20:51:00Z" w16du:dateUtc="2026-05-11T01:51:00Z">
        <w:r w:rsidR="00C60DCD">
          <w:rPr>
            <w:rFonts w:ascii="Times New Roman" w:hAnsi="Times New Roman" w:cs="Times New Roman"/>
            <w:bCs/>
          </w:rPr>
          <w:t xml:space="preserve"> commitment depth is</w:t>
        </w:r>
      </w:ins>
      <w:r w:rsidRPr="004D41B9">
        <w:rPr>
          <w:rFonts w:ascii="Times New Roman" w:hAnsi="Times New Roman" w:cs="Times New Roman"/>
          <w:bCs/>
        </w:rPr>
        <w:t xml:space="preserve"> 24.6%,</w:t>
      </w:r>
      <w:ins w:id="488" w:author="Chris Dunlap" w:date="2026-05-10T20:51:00Z" w16du:dateUtc="2026-05-11T01:51:00Z">
        <w:r w:rsidR="00C60DCD">
          <w:rPr>
            <w:rFonts w:ascii="Times New Roman" w:hAnsi="Times New Roman" w:cs="Times New Roman"/>
            <w:bCs/>
          </w:rPr>
          <w:t xml:space="preserve"> the 5th percentile is</w:t>
        </w:r>
      </w:ins>
      <w:del w:id="489" w:author="Chris Dunlap" w:date="2026-05-10T20:51:00Z" w16du:dateUtc="2026-05-11T01:51:00Z">
        <w:r w:rsidRPr="004D41B9" w:rsidDel="00C60DCD">
          <w:rPr>
            <w:rFonts w:ascii="Times New Roman" w:hAnsi="Times New Roman" w:cs="Times New Roman"/>
            <w:bCs/>
          </w:rPr>
          <w:delText xml:space="preserve"> P5 </w:delText>
        </w:r>
      </w:del>
      <w:ins w:id="490" w:author="Chris Dunlap" w:date="2026-05-10T20:51:00Z" w16du:dateUtc="2026-05-11T01:51:00Z">
        <w:r w:rsidR="00C60DCD">
          <w:rPr>
            <w:rFonts w:ascii="Times New Roman" w:hAnsi="Times New Roman" w:cs="Times New Roman"/>
            <w:bCs/>
          </w:rPr>
          <w:t xml:space="preserve"> </w:t>
        </w:r>
      </w:ins>
      <w:r w:rsidRPr="004D41B9">
        <w:rPr>
          <w:rFonts w:ascii="Times New Roman" w:hAnsi="Times New Roman" w:cs="Times New Roman"/>
          <w:bCs/>
        </w:rPr>
        <w:t xml:space="preserve">23.7%, and </w:t>
      </w:r>
      <w:ins w:id="491" w:author="Chris Dunlap" w:date="2026-05-10T20:51:00Z" w16du:dateUtc="2026-05-11T01:51:00Z">
        <w:r w:rsidR="00C60DCD">
          <w:rPr>
            <w:rFonts w:ascii="Times New Roman" w:hAnsi="Times New Roman" w:cs="Times New Roman"/>
            <w:bCs/>
          </w:rPr>
          <w:t xml:space="preserve">the </w:t>
        </w:r>
      </w:ins>
      <w:r w:rsidR="00D87871">
        <w:rPr>
          <w:rFonts w:ascii="Times New Roman" w:hAnsi="Times New Roman" w:cs="Times New Roman"/>
          <w:bCs/>
        </w:rPr>
        <w:t>conditional expected shortfall</w:t>
      </w:r>
      <w:ins w:id="492" w:author="Chris Dunlap" w:date="2026-05-10T20:51:00Z" w16du:dateUtc="2026-05-11T01:51:00Z">
        <w:r w:rsidR="00C60DCD">
          <w:rPr>
            <w:rFonts w:ascii="Times New Roman" w:hAnsi="Times New Roman" w:cs="Times New Roman"/>
            <w:bCs/>
          </w:rPr>
          <w:t xml:space="preserve"> is</w:t>
        </w:r>
      </w:ins>
      <w:r w:rsidRPr="004D41B9">
        <w:rPr>
          <w:rFonts w:ascii="Times New Roman" w:hAnsi="Times New Roman" w:cs="Times New Roman"/>
          <w:bCs/>
        </w:rPr>
        <w:t xml:space="preserve"> 20.6%. </w:t>
      </w:r>
    </w:p>
    <w:p w14:paraId="64181462" w14:textId="2A7BF469" w:rsidR="004D41B9" w:rsidRDefault="004D41B9" w:rsidP="001D6E1E">
      <w:pPr>
        <w:rPr>
          <w:rFonts w:ascii="Times New Roman" w:hAnsi="Times New Roman" w:cs="Times New Roman"/>
          <w:bCs/>
        </w:rPr>
      </w:pPr>
      <w:r w:rsidRPr="004D41B9">
        <w:rPr>
          <w:rFonts w:ascii="Times New Roman" w:hAnsi="Times New Roman" w:cs="Times New Roman"/>
          <w:bCs/>
        </w:rPr>
        <w:t xml:space="preserve">The framework's conservatism at </w:t>
      </w:r>
      <w:ins w:id="493" w:author="Chris Dunlap" w:date="2026-05-10T20:52:00Z" w16du:dateUtc="2026-05-11T01:52:00Z">
        <w:r w:rsidR="00C60DCD">
          <w:rPr>
            <w:rFonts w:ascii="Times New Roman" w:hAnsi="Times New Roman" w:cs="Times New Roman"/>
            <w:bCs/>
          </w:rPr>
          <w:t xml:space="preserve">the </w:t>
        </w:r>
      </w:ins>
      <w:r w:rsidRPr="004D41B9">
        <w:rPr>
          <w:rFonts w:ascii="Times New Roman" w:hAnsi="Times New Roman" w:cs="Times New Roman"/>
          <w:bCs/>
        </w:rPr>
        <w:t xml:space="preserve">single-facility </w:t>
      </w:r>
      <w:del w:id="494" w:author="Chris Dunlap" w:date="2026-05-10T20:52:00Z" w16du:dateUtc="2026-05-11T01:52:00Z">
        <w:r w:rsidRPr="004D41B9" w:rsidDel="00C60DCD">
          <w:rPr>
            <w:rFonts w:ascii="Times New Roman" w:hAnsi="Times New Roman" w:cs="Times New Roman"/>
            <w:bCs/>
          </w:rPr>
          <w:delText xml:space="preserve">scale </w:delText>
        </w:r>
      </w:del>
      <w:ins w:id="495" w:author="Chris Dunlap" w:date="2026-05-10T20:52:00Z" w16du:dateUtc="2026-05-11T01:52:00Z">
        <w:r w:rsidR="00C60DCD">
          <w:rPr>
            <w:rFonts w:ascii="Times New Roman" w:hAnsi="Times New Roman" w:cs="Times New Roman"/>
            <w:bCs/>
          </w:rPr>
          <w:t>level</w:t>
        </w:r>
        <w:r w:rsidR="00C60DCD" w:rsidRPr="004D41B9">
          <w:rPr>
            <w:rFonts w:ascii="Times New Roman" w:hAnsi="Times New Roman" w:cs="Times New Roman"/>
            <w:bCs/>
          </w:rPr>
          <w:t xml:space="preserve"> </w:t>
        </w:r>
      </w:ins>
      <w:del w:id="496" w:author="Chris Dunlap" w:date="2026-05-10T20:52:00Z" w16du:dateUtc="2026-05-11T01:52:00Z">
        <w:r w:rsidRPr="004D41B9" w:rsidDel="00C60DCD">
          <w:rPr>
            <w:rFonts w:ascii="Times New Roman" w:hAnsi="Times New Roman" w:cs="Times New Roman"/>
            <w:bCs/>
          </w:rPr>
          <w:delText xml:space="preserve">arises </w:delText>
        </w:r>
      </w:del>
      <w:ins w:id="497" w:author="Chris Dunlap" w:date="2026-05-10T20:52:00Z" w16du:dateUtc="2026-05-11T01:52:00Z">
        <w:r w:rsidR="00C60DCD">
          <w:rPr>
            <w:rFonts w:ascii="Times New Roman" w:hAnsi="Times New Roman" w:cs="Times New Roman"/>
            <w:bCs/>
          </w:rPr>
          <w:t>comes</w:t>
        </w:r>
        <w:r w:rsidR="00C60DCD" w:rsidRPr="004D41B9">
          <w:rPr>
            <w:rFonts w:ascii="Times New Roman" w:hAnsi="Times New Roman" w:cs="Times New Roman"/>
            <w:bCs/>
          </w:rPr>
          <w:t xml:space="preserve"> </w:t>
        </w:r>
      </w:ins>
      <w:r w:rsidRPr="004D41B9">
        <w:rPr>
          <w:rFonts w:ascii="Times New Roman" w:hAnsi="Times New Roman" w:cs="Times New Roman"/>
          <w:bCs/>
        </w:rPr>
        <w:t xml:space="preserve">from a ratio effect: </w:t>
      </w:r>
      <w:ins w:id="498" w:author="Chris Dunlap" w:date="2026-05-10T20:52:00Z" w16du:dateUtc="2026-05-11T01:52:00Z">
        <w:r w:rsidR="00C60DCD">
          <w:rPr>
            <w:rFonts w:ascii="Times New Roman" w:hAnsi="Times New Roman" w:cs="Times New Roman"/>
            <w:bCs/>
          </w:rPr>
          <w:t xml:space="preserve">during most stress hours, the combined </w:t>
        </w:r>
      </w:ins>
      <w:del w:id="499" w:author="Chris Dunlap" w:date="2026-05-10T20:52:00Z" w16du:dateUtc="2026-05-11T01:52:00Z">
        <w:r w:rsidRPr="004D41B9" w:rsidDel="00C60DCD">
          <w:rPr>
            <w:rFonts w:ascii="Times New Roman" w:hAnsi="Times New Roman" w:cs="Times New Roman"/>
            <w:bCs/>
          </w:rPr>
          <w:delText xml:space="preserve">aggregate </w:delText>
        </w:r>
      </w:del>
      <w:r w:rsidRPr="004D41B9">
        <w:rPr>
          <w:rFonts w:ascii="Times New Roman" w:hAnsi="Times New Roman" w:cs="Times New Roman"/>
          <w:bCs/>
        </w:rPr>
        <w:t xml:space="preserve">available headroom across unstressed destinations </w:t>
      </w:r>
      <w:del w:id="500" w:author="Chris Dunlap" w:date="2026-05-10T20:52:00Z" w16du:dateUtc="2026-05-11T01:52:00Z">
        <w:r w:rsidRPr="004D41B9" w:rsidDel="00C60DCD">
          <w:rPr>
            <w:rFonts w:ascii="Times New Roman" w:hAnsi="Times New Roman" w:cs="Times New Roman"/>
            <w:bCs/>
          </w:rPr>
          <w:delText xml:space="preserve">substantially </w:delText>
        </w:r>
      </w:del>
      <w:ins w:id="501" w:author="Chris Dunlap" w:date="2026-05-10T20:52:00Z" w16du:dateUtc="2026-05-11T01:52:00Z">
        <w:r w:rsidR="00C60DCD">
          <w:rPr>
            <w:rFonts w:ascii="Times New Roman" w:hAnsi="Times New Roman" w:cs="Times New Roman"/>
            <w:bCs/>
          </w:rPr>
          <w:t>greatly</w:t>
        </w:r>
        <w:r w:rsidR="00C60DCD" w:rsidRPr="004D41B9">
          <w:rPr>
            <w:rFonts w:ascii="Times New Roman" w:hAnsi="Times New Roman" w:cs="Times New Roman"/>
            <w:bCs/>
          </w:rPr>
          <w:t xml:space="preserve"> </w:t>
        </w:r>
      </w:ins>
      <w:r w:rsidRPr="004D41B9">
        <w:rPr>
          <w:rFonts w:ascii="Times New Roman" w:hAnsi="Times New Roman" w:cs="Times New Roman"/>
          <w:bCs/>
        </w:rPr>
        <w:t>exceeds the demand from a single migrating facility</w:t>
      </w:r>
      <w:del w:id="502" w:author="Chris Dunlap" w:date="2026-05-10T20:53:00Z" w16du:dateUtc="2026-05-11T01:53:00Z">
        <w:r w:rsidRPr="004D41B9" w:rsidDel="00C60DCD">
          <w:rPr>
            <w:rFonts w:ascii="Times New Roman" w:hAnsi="Times New Roman" w:cs="Times New Roman"/>
            <w:bCs/>
          </w:rPr>
          <w:delText xml:space="preserve"> in the large majority of stress hours, and</w:delText>
        </w:r>
      </w:del>
      <w:ins w:id="503" w:author="Chris Dunlap" w:date="2026-05-10T20:53:00Z" w16du:dateUtc="2026-05-11T01:53:00Z">
        <w:r w:rsidR="00C60DCD">
          <w:rPr>
            <w:rFonts w:ascii="Times New Roman" w:hAnsi="Times New Roman" w:cs="Times New Roman"/>
            <w:bCs/>
          </w:rPr>
          <w:t>.</w:t>
        </w:r>
      </w:ins>
      <w:r w:rsidRPr="004D41B9">
        <w:rPr>
          <w:rFonts w:ascii="Times New Roman" w:hAnsi="Times New Roman" w:cs="Times New Roman"/>
          <w:bCs/>
        </w:rPr>
        <w:t xml:space="preserve"> </w:t>
      </w:r>
      <w:ins w:id="504" w:author="Chris Dunlap" w:date="2026-05-10T20:53:00Z" w16du:dateUtc="2026-05-11T01:53:00Z">
        <w:r w:rsidR="00C60DCD">
          <w:rPr>
            <w:rFonts w:ascii="Times New Roman" w:hAnsi="Times New Roman" w:cs="Times New Roman"/>
            <w:bCs/>
          </w:rPr>
          <w:t xml:space="preserve">Additionally, </w:t>
        </w:r>
      </w:ins>
      <w:r w:rsidRPr="004D41B9">
        <w:rPr>
          <w:rFonts w:ascii="Times New Roman" w:hAnsi="Times New Roman" w:cs="Times New Roman"/>
          <w:bCs/>
        </w:rPr>
        <w:t xml:space="preserve">the deferral and DVFS mechanisms </w:t>
      </w:r>
      <w:del w:id="505" w:author="Chris Dunlap" w:date="2026-05-10T20:53:00Z" w16du:dateUtc="2026-05-11T01:53:00Z">
        <w:r w:rsidRPr="004D41B9" w:rsidDel="00C60DCD">
          <w:rPr>
            <w:rFonts w:ascii="Times New Roman" w:hAnsi="Times New Roman" w:cs="Times New Roman"/>
            <w:bCs/>
          </w:rPr>
          <w:delText xml:space="preserve">operate </w:delText>
        </w:r>
      </w:del>
      <w:ins w:id="506" w:author="Chris Dunlap" w:date="2026-05-10T20:53:00Z" w16du:dateUtc="2026-05-11T01:53:00Z">
        <w:r w:rsidR="00C60DCD">
          <w:rPr>
            <w:rFonts w:ascii="Times New Roman" w:hAnsi="Times New Roman" w:cs="Times New Roman"/>
            <w:bCs/>
          </w:rPr>
          <w:t>function</w:t>
        </w:r>
        <w:r w:rsidR="00C60DCD" w:rsidRPr="004D41B9">
          <w:rPr>
            <w:rFonts w:ascii="Times New Roman" w:hAnsi="Times New Roman" w:cs="Times New Roman"/>
            <w:bCs/>
          </w:rPr>
          <w:t xml:space="preserve"> </w:t>
        </w:r>
      </w:ins>
      <w:r w:rsidRPr="004D41B9">
        <w:rPr>
          <w:rFonts w:ascii="Times New Roman" w:hAnsi="Times New Roman" w:cs="Times New Roman"/>
          <w:bCs/>
        </w:rPr>
        <w:t>independently of destination contention.</w:t>
      </w:r>
    </w:p>
    <w:p w14:paraId="728EA163" w14:textId="52A78205" w:rsidR="00D87871" w:rsidRDefault="00D87871" w:rsidP="00D87871">
      <w:pPr>
        <w:keepNext/>
        <w:jc w:val="center"/>
      </w:pPr>
      <w:del w:id="507" w:author="Chris Dunlap" w:date="2026-05-11T07:29:00Z" w16du:dateUtc="2026-05-11T12:29:00Z">
        <w:r w:rsidDel="002F0AB0">
          <w:rPr>
            <w:noProof/>
          </w:rPr>
          <w:lastRenderedPageBreak/>
          <w:drawing>
            <wp:inline distT="0" distB="0" distL="0" distR="0" wp14:anchorId="718304BF" wp14:editId="3B5D7E44">
              <wp:extent cx="5943600" cy="4166235"/>
              <wp:effectExtent l="0" t="0" r="0" b="5715"/>
              <wp:docPr id="107119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94271" name="Picture 10711942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166235"/>
                      </a:xfrm>
                      <a:prstGeom prst="rect">
                        <a:avLst/>
                      </a:prstGeom>
                    </pic:spPr>
                  </pic:pic>
                </a:graphicData>
              </a:graphic>
            </wp:inline>
          </w:drawing>
        </w:r>
      </w:del>
      <w:ins w:id="508" w:author="Chris Dunlap" w:date="2026-05-11T07:29:00Z" w16du:dateUtc="2026-05-11T12:29:00Z">
        <w:r w:rsidR="002F0AB0">
          <w:rPr>
            <w:noProof/>
          </w:rPr>
          <w:lastRenderedPageBreak/>
          <w:drawing>
            <wp:inline distT="0" distB="0" distL="0" distR="0" wp14:anchorId="7F33D8E6" wp14:editId="2CC7ADB0">
              <wp:extent cx="5943600" cy="4430395"/>
              <wp:effectExtent l="0" t="0" r="0" b="8255"/>
              <wp:docPr id="20049980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98000" name="Picture 2004998000"/>
                      <pic:cNvPicPr/>
                    </pic:nvPicPr>
                    <pic:blipFill>
                      <a:blip r:embed="rId10">
                        <a:extLst>
                          <a:ext uri="{28A0092B-C50C-407E-A947-70E740481C1C}">
                            <a14:useLocalDpi xmlns:a14="http://schemas.microsoft.com/office/drawing/2010/main" val="0"/>
                          </a:ext>
                        </a:extLst>
                      </a:blip>
                      <a:stretch>
                        <a:fillRect/>
                      </a:stretch>
                    </pic:blipFill>
                    <pic:spPr>
                      <a:xfrm>
                        <a:off x="0" y="0"/>
                        <a:ext cx="5943600" cy="4430395"/>
                      </a:xfrm>
                      <a:prstGeom prst="rect">
                        <a:avLst/>
                      </a:prstGeom>
                    </pic:spPr>
                  </pic:pic>
                </a:graphicData>
              </a:graphic>
            </wp:inline>
          </w:drawing>
        </w:r>
      </w:ins>
    </w:p>
    <w:p w14:paraId="64D243E1" w14:textId="4B2C3CCC" w:rsidR="00D87871" w:rsidRDefault="00D87871" w:rsidP="00D87871">
      <w:pPr>
        <w:rPr>
          <w:i/>
          <w:iCs/>
          <w:color w:val="0E2841" w:themeColor="text2"/>
          <w:sz w:val="18"/>
          <w:szCs w:val="18"/>
        </w:rPr>
      </w:pPr>
      <w:r w:rsidRPr="00380C0E">
        <w:rPr>
          <w:i/>
          <w:iCs/>
          <w:color w:val="0E2841" w:themeColor="text2"/>
          <w:sz w:val="18"/>
          <w:szCs w:val="18"/>
        </w:rPr>
        <w:t xml:space="preserve">Fig. 2. Conditional Monte Carlo commitment depth distributions and scale dependence, ComEd source zone, 2022–2025. (a) Single-facility (500 MW) commitment depth distribution under inference-dominant </w:t>
      </w:r>
      <w:del w:id="509" w:author="Chris Dunlap" w:date="2026-05-10T22:51:00Z" w16du:dateUtc="2026-05-11T03:51:00Z">
        <w:r w:rsidRPr="00380C0E" w:rsidDel="0060691A">
          <w:rPr>
            <w:i/>
            <w:iCs/>
            <w:color w:val="0E2841" w:themeColor="text2"/>
            <w:sz w:val="18"/>
            <w:szCs w:val="18"/>
          </w:rPr>
          <w:delText>scope</w:delText>
        </w:r>
      </w:del>
      <w:ins w:id="510" w:author="Chris Dunlap" w:date="2026-05-10T22:51:00Z" w16du:dateUtc="2026-05-11T03:51:00Z">
        <w:r w:rsidR="0060691A">
          <w:rPr>
            <w:i/>
            <w:iCs/>
            <w:color w:val="0E2841" w:themeColor="text2"/>
            <w:sz w:val="18"/>
            <w:szCs w:val="18"/>
          </w:rPr>
          <w:t>scenario</w:t>
        </w:r>
      </w:ins>
      <w:r w:rsidRPr="00380C0E">
        <w:rPr>
          <w:i/>
          <w:iCs/>
          <w:color w:val="0E2841" w:themeColor="text2"/>
          <w:sz w:val="18"/>
          <w:szCs w:val="18"/>
        </w:rPr>
        <w:t xml:space="preserve"> (φ</w:t>
      </w:r>
      <w:del w:id="511" w:author="Chris Dunlap" w:date="2026-05-10T22:51:00Z" w16du:dateUtc="2026-05-11T03:51:00Z">
        <w:r w:rsidRPr="00380C0E" w:rsidDel="0060691A">
          <w:rPr>
            <w:i/>
            <w:iCs/>
            <w:color w:val="0E2841" w:themeColor="text2"/>
            <w:sz w:val="18"/>
            <w:szCs w:val="18"/>
          </w:rPr>
          <w:delText>_</w:delText>
        </w:r>
      </w:del>
      <w:r w:rsidRPr="0060691A">
        <w:rPr>
          <w:i/>
          <w:iCs/>
          <w:color w:val="0E2841" w:themeColor="text2"/>
          <w:sz w:val="18"/>
          <w:szCs w:val="18"/>
          <w:vertAlign w:val="subscript"/>
          <w:rPrChange w:id="512" w:author="Chris Dunlap" w:date="2026-05-10T22:51:00Z" w16du:dateUtc="2026-05-11T03:51:00Z">
            <w:rPr>
              <w:i/>
              <w:iCs/>
              <w:color w:val="0E2841" w:themeColor="text2"/>
              <w:sz w:val="18"/>
              <w:szCs w:val="18"/>
            </w:rPr>
          </w:rPrChange>
        </w:rPr>
        <w:t>inf</w:t>
      </w:r>
      <w:r w:rsidRPr="00380C0E">
        <w:rPr>
          <w:i/>
          <w:iCs/>
          <w:color w:val="0E2841" w:themeColor="text2"/>
          <w:sz w:val="18"/>
          <w:szCs w:val="18"/>
        </w:rPr>
        <w:t xml:space="preserve"> = 0.70, primary distribution) with mixed-use s</w:t>
      </w:r>
      <w:ins w:id="513" w:author="Chris Dunlap" w:date="2026-05-10T22:51:00Z" w16du:dateUtc="2026-05-11T03:51:00Z">
        <w:r w:rsidR="0060691A">
          <w:rPr>
            <w:i/>
            <w:iCs/>
            <w:color w:val="0E2841" w:themeColor="text2"/>
            <w:sz w:val="18"/>
            <w:szCs w:val="18"/>
          </w:rPr>
          <w:t>cenario</w:t>
        </w:r>
      </w:ins>
      <w:del w:id="514" w:author="Chris Dunlap" w:date="2026-05-10T22:51:00Z" w16du:dateUtc="2026-05-11T03:51:00Z">
        <w:r w:rsidRPr="00380C0E" w:rsidDel="0060691A">
          <w:rPr>
            <w:i/>
            <w:iCs/>
            <w:color w:val="0E2841" w:themeColor="text2"/>
            <w:sz w:val="18"/>
            <w:szCs w:val="18"/>
          </w:rPr>
          <w:delText>cope</w:delText>
        </w:r>
      </w:del>
      <w:r w:rsidRPr="00380C0E">
        <w:rPr>
          <w:i/>
          <w:iCs/>
          <w:color w:val="0E2841" w:themeColor="text2"/>
          <w:sz w:val="18"/>
          <w:szCs w:val="18"/>
        </w:rPr>
        <w:t xml:space="preserve"> (φ</w:t>
      </w:r>
      <w:del w:id="515" w:author="Chris Dunlap" w:date="2026-05-10T22:51:00Z" w16du:dateUtc="2026-05-11T03:51:00Z">
        <w:r w:rsidRPr="00380C0E" w:rsidDel="0060691A">
          <w:rPr>
            <w:i/>
            <w:iCs/>
            <w:color w:val="0E2841" w:themeColor="text2"/>
            <w:sz w:val="18"/>
            <w:szCs w:val="18"/>
          </w:rPr>
          <w:delText>_</w:delText>
        </w:r>
      </w:del>
      <w:r w:rsidRPr="0060691A">
        <w:rPr>
          <w:i/>
          <w:iCs/>
          <w:color w:val="0E2841" w:themeColor="text2"/>
          <w:sz w:val="18"/>
          <w:szCs w:val="18"/>
          <w:vertAlign w:val="subscript"/>
          <w:rPrChange w:id="516" w:author="Chris Dunlap" w:date="2026-05-10T22:51:00Z" w16du:dateUtc="2026-05-11T03:51:00Z">
            <w:rPr>
              <w:i/>
              <w:iCs/>
              <w:color w:val="0E2841" w:themeColor="text2"/>
              <w:sz w:val="18"/>
              <w:szCs w:val="18"/>
            </w:rPr>
          </w:rPrChange>
        </w:rPr>
        <w:t>inf</w:t>
      </w:r>
      <w:r w:rsidRPr="00380C0E">
        <w:rPr>
          <w:i/>
          <w:iCs/>
          <w:color w:val="0E2841" w:themeColor="text2"/>
          <w:sz w:val="18"/>
          <w:szCs w:val="18"/>
        </w:rPr>
        <w:t xml:space="preserve"> = 0.43) overlaid in lower opacity. Mean 40.0% inference-dominant, 24.6% mixed-use; 5th percentiles 38.5% and 23.7%. </w:t>
      </w:r>
      <w:del w:id="517" w:author="Chris Dunlap" w:date="2026-05-11T07:22:00Z" w16du:dateUtc="2026-05-11T12:22:00Z">
        <w:r w:rsidRPr="00380C0E" w:rsidDel="0016044D">
          <w:rPr>
            <w:i/>
            <w:iCs/>
            <w:color w:val="0E2841" w:themeColor="text2"/>
            <w:sz w:val="18"/>
            <w:szCs w:val="18"/>
          </w:rPr>
          <w:delText xml:space="preserve">(b) Empirical fleet commitment depth distribution across 30 ComEd stress hours where at least one other PJM zone is also stressed; migrating fleet ranges 747–14,379 MW. Mean 33.6% inference-dominant, 21.1% mixed-use. (c) Per-GW commitment depth sweep from 0.5 to 15 GW under both </w:delText>
        </w:r>
      </w:del>
      <w:del w:id="518" w:author="Chris Dunlap" w:date="2026-05-10T22:51:00Z" w16du:dateUtc="2026-05-11T03:51:00Z">
        <w:r w:rsidRPr="00380C0E" w:rsidDel="0060691A">
          <w:rPr>
            <w:i/>
            <w:iCs/>
            <w:color w:val="0E2841" w:themeColor="text2"/>
            <w:sz w:val="18"/>
            <w:szCs w:val="18"/>
          </w:rPr>
          <w:delText>scopes</w:delText>
        </w:r>
      </w:del>
      <w:del w:id="519" w:author="Chris Dunlap" w:date="2026-05-11T07:22:00Z" w16du:dateUtc="2026-05-11T12:22:00Z">
        <w:r w:rsidRPr="00380C0E" w:rsidDel="0016044D">
          <w:rPr>
            <w:i/>
            <w:iCs/>
            <w:color w:val="0E2841" w:themeColor="text2"/>
            <w:sz w:val="18"/>
            <w:szCs w:val="18"/>
          </w:rPr>
          <w:delText xml:space="preserve">, with mean curves and P5–P95 bands; the secondary axis (right) shows the percentage of Monte Carlo draws destination-constrained, rising from 4.9% at 1 GW to 25.7% at 10 GW under the inference-dominant </w:delText>
        </w:r>
      </w:del>
      <w:del w:id="520" w:author="Chris Dunlap" w:date="2026-05-10T22:51:00Z" w16du:dateUtc="2026-05-11T03:51:00Z">
        <w:r w:rsidRPr="00380C0E" w:rsidDel="0060691A">
          <w:rPr>
            <w:i/>
            <w:iCs/>
            <w:color w:val="0E2841" w:themeColor="text2"/>
            <w:sz w:val="18"/>
            <w:szCs w:val="18"/>
          </w:rPr>
          <w:delText>scope</w:delText>
        </w:r>
      </w:del>
      <w:del w:id="521" w:author="Chris Dunlap" w:date="2026-05-11T07:22:00Z" w16du:dateUtc="2026-05-11T12:22:00Z">
        <w:r w:rsidRPr="00380C0E" w:rsidDel="0016044D">
          <w:rPr>
            <w:i/>
            <w:iCs/>
            <w:color w:val="0E2841" w:themeColor="text2"/>
            <w:sz w:val="18"/>
            <w:szCs w:val="18"/>
          </w:rPr>
          <w:delText>. 2,000 draws per stress hour; full parameter specification in Methods Table M1</w:delText>
        </w:r>
      </w:del>
    </w:p>
    <w:p w14:paraId="60297A19" w14:textId="77777777" w:rsidR="005D1F39" w:rsidRDefault="004D41B9" w:rsidP="001D6E1E">
      <w:pPr>
        <w:rPr>
          <w:ins w:id="522" w:author="Chris Dunlap" w:date="2026-05-10T22:05:00Z" w16du:dateUtc="2026-05-11T03:05:00Z"/>
          <w:rFonts w:ascii="Times New Roman" w:hAnsi="Times New Roman" w:cs="Times New Roman"/>
          <w:bCs/>
        </w:rPr>
      </w:pPr>
      <w:r w:rsidRPr="004D41B9">
        <w:rPr>
          <w:rFonts w:ascii="Times New Roman" w:hAnsi="Times New Roman" w:cs="Times New Roman"/>
          <w:bCs/>
        </w:rPr>
        <w:t xml:space="preserve">When </w:t>
      </w:r>
      <w:del w:id="523" w:author="Chris Dunlap" w:date="2026-05-10T22:01:00Z" w16du:dateUtc="2026-05-11T03:01:00Z">
        <w:r w:rsidRPr="004D41B9" w:rsidDel="005D1F39">
          <w:rPr>
            <w:rFonts w:ascii="Times New Roman" w:hAnsi="Times New Roman" w:cs="Times New Roman"/>
            <w:bCs/>
          </w:rPr>
          <w:delText xml:space="preserve">extended </w:delText>
        </w:r>
      </w:del>
      <w:ins w:id="524" w:author="Chris Dunlap" w:date="2026-05-10T22:01:00Z" w16du:dateUtc="2026-05-11T03:01:00Z">
        <w:r w:rsidR="005D1F39">
          <w:rPr>
            <w:rFonts w:ascii="Times New Roman" w:hAnsi="Times New Roman" w:cs="Times New Roman"/>
            <w:bCs/>
          </w:rPr>
          <w:t>expanded</w:t>
        </w:r>
        <w:r w:rsidR="005D1F39" w:rsidRPr="004D41B9">
          <w:rPr>
            <w:rFonts w:ascii="Times New Roman" w:hAnsi="Times New Roman" w:cs="Times New Roman"/>
            <w:bCs/>
          </w:rPr>
          <w:t xml:space="preserve"> </w:t>
        </w:r>
      </w:ins>
      <w:r w:rsidRPr="004D41B9">
        <w:rPr>
          <w:rFonts w:ascii="Times New Roman" w:hAnsi="Times New Roman" w:cs="Times New Roman"/>
          <w:bCs/>
        </w:rPr>
        <w:t xml:space="preserve">to </w:t>
      </w:r>
      <w:ins w:id="525" w:author="Chris Dunlap" w:date="2026-05-10T22:01:00Z" w16du:dateUtc="2026-05-11T03:01:00Z">
        <w:r w:rsidR="005D1F39">
          <w:rPr>
            <w:rFonts w:ascii="Times New Roman" w:hAnsi="Times New Roman" w:cs="Times New Roman"/>
            <w:bCs/>
          </w:rPr>
          <w:t xml:space="preserve">include </w:t>
        </w:r>
      </w:ins>
      <w:r w:rsidRPr="004D41B9">
        <w:rPr>
          <w:rFonts w:ascii="Times New Roman" w:hAnsi="Times New Roman" w:cs="Times New Roman"/>
          <w:bCs/>
        </w:rPr>
        <w:t xml:space="preserve">simultaneous migration by geographically distributed facilities, commitment depth becomes </w:t>
      </w:r>
      <w:del w:id="526" w:author="Chris Dunlap" w:date="2026-05-10T22:01:00Z" w16du:dateUtc="2026-05-11T03:01:00Z">
        <w:r w:rsidRPr="004D41B9" w:rsidDel="005D1F39">
          <w:rPr>
            <w:rFonts w:ascii="Times New Roman" w:hAnsi="Times New Roman" w:cs="Times New Roman"/>
            <w:bCs/>
          </w:rPr>
          <w:delText>scale-</w:delText>
        </w:r>
      </w:del>
      <w:r w:rsidRPr="004D41B9">
        <w:rPr>
          <w:rFonts w:ascii="Times New Roman" w:hAnsi="Times New Roman" w:cs="Times New Roman"/>
          <w:bCs/>
        </w:rPr>
        <w:t>dependent</w:t>
      </w:r>
      <w:ins w:id="527" w:author="Chris Dunlap" w:date="2026-05-10T22:01:00Z" w16du:dateUtc="2026-05-11T03:01:00Z">
        <w:r w:rsidR="005D1F39">
          <w:rPr>
            <w:rFonts w:ascii="Times New Roman" w:hAnsi="Times New Roman" w:cs="Times New Roman"/>
            <w:bCs/>
          </w:rPr>
          <w:t xml:space="preserve"> on scale</w:t>
        </w:r>
      </w:ins>
      <w:r w:rsidRPr="004D41B9">
        <w:rPr>
          <w:rFonts w:ascii="Times New Roman" w:hAnsi="Times New Roman" w:cs="Times New Roman"/>
          <w:bCs/>
        </w:rPr>
        <w:t xml:space="preserve">. </w:t>
      </w:r>
      <w:del w:id="528" w:author="Chris Dunlap" w:date="2026-05-10T22:02:00Z" w16du:dateUtc="2026-05-11T03:02:00Z">
        <w:r w:rsidRPr="004D41B9" w:rsidDel="005D1F39">
          <w:rPr>
            <w:rFonts w:ascii="Times New Roman" w:hAnsi="Times New Roman" w:cs="Times New Roman"/>
            <w:bCs/>
          </w:rPr>
          <w:delText xml:space="preserve">We </w:delText>
        </w:r>
      </w:del>
      <w:ins w:id="529" w:author="Chris Dunlap" w:date="2026-05-10T22:02:00Z" w16du:dateUtc="2026-05-11T03:02:00Z">
        <w:r w:rsidR="005D1F39">
          <w:rPr>
            <w:rFonts w:ascii="Times New Roman" w:hAnsi="Times New Roman" w:cs="Times New Roman"/>
            <w:bCs/>
          </w:rPr>
          <w:t>I</w:t>
        </w:r>
        <w:r w:rsidR="005D1F39" w:rsidRPr="004D41B9">
          <w:rPr>
            <w:rFonts w:ascii="Times New Roman" w:hAnsi="Times New Roman" w:cs="Times New Roman"/>
            <w:bCs/>
          </w:rPr>
          <w:t xml:space="preserve"> </w:t>
        </w:r>
      </w:ins>
      <w:r w:rsidRPr="004D41B9">
        <w:rPr>
          <w:rFonts w:ascii="Times New Roman" w:hAnsi="Times New Roman" w:cs="Times New Roman"/>
          <w:bCs/>
        </w:rPr>
        <w:t xml:space="preserve">first </w:t>
      </w:r>
      <w:del w:id="530" w:author="Chris Dunlap" w:date="2026-05-10T22:02:00Z" w16du:dateUtc="2026-05-11T03:02:00Z">
        <w:r w:rsidRPr="004D41B9" w:rsidDel="005D1F39">
          <w:rPr>
            <w:rFonts w:ascii="Times New Roman" w:hAnsi="Times New Roman" w:cs="Times New Roman"/>
            <w:bCs/>
          </w:rPr>
          <w:delText xml:space="preserve">evaluate </w:delText>
        </w:r>
      </w:del>
      <w:ins w:id="531" w:author="Chris Dunlap" w:date="2026-05-10T22:02:00Z" w16du:dateUtc="2026-05-11T03:02:00Z">
        <w:r w:rsidR="005D1F39">
          <w:rPr>
            <w:rFonts w:ascii="Times New Roman" w:hAnsi="Times New Roman" w:cs="Times New Roman"/>
            <w:bCs/>
          </w:rPr>
          <w:t>analyze</w:t>
        </w:r>
        <w:r w:rsidR="005D1F39" w:rsidRPr="004D41B9">
          <w:rPr>
            <w:rFonts w:ascii="Times New Roman" w:hAnsi="Times New Roman" w:cs="Times New Roman"/>
            <w:bCs/>
          </w:rPr>
          <w:t xml:space="preserve"> </w:t>
        </w:r>
      </w:ins>
      <w:r w:rsidRPr="004D41B9">
        <w:rPr>
          <w:rFonts w:ascii="Times New Roman" w:hAnsi="Times New Roman" w:cs="Times New Roman"/>
          <w:bCs/>
        </w:rPr>
        <w:t xml:space="preserve">an empirical fleet </w:t>
      </w:r>
      <w:del w:id="532" w:author="Chris Dunlap" w:date="2026-05-10T22:03:00Z" w16du:dateUtc="2026-05-11T03:03:00Z">
        <w:r w:rsidRPr="004D41B9" w:rsidDel="005D1F39">
          <w:rPr>
            <w:rFonts w:ascii="Times New Roman" w:hAnsi="Times New Roman" w:cs="Times New Roman"/>
            <w:bCs/>
          </w:rPr>
          <w:delText>defined by</w:delText>
        </w:r>
      </w:del>
      <w:ins w:id="533" w:author="Chris Dunlap" w:date="2026-05-10T22:03:00Z" w16du:dateUtc="2026-05-11T03:03:00Z">
        <w:r w:rsidR="005D1F39">
          <w:rPr>
            <w:rFonts w:ascii="Times New Roman" w:hAnsi="Times New Roman" w:cs="Times New Roman"/>
            <w:bCs/>
          </w:rPr>
          <w:t>based on</w:t>
        </w:r>
      </w:ins>
      <w:r w:rsidRPr="004D41B9">
        <w:rPr>
          <w:rFonts w:ascii="Times New Roman" w:hAnsi="Times New Roman" w:cs="Times New Roman"/>
          <w:bCs/>
        </w:rPr>
        <w:t xml:space="preserve"> the geographic distribution of PJM data center capacity across load zones, </w:t>
      </w:r>
      <w:del w:id="534" w:author="Chris Dunlap" w:date="2026-05-10T22:03:00Z" w16du:dateUtc="2026-05-11T03:03:00Z">
        <w:r w:rsidRPr="004D41B9" w:rsidDel="005D1F39">
          <w:rPr>
            <w:rFonts w:ascii="Times New Roman" w:hAnsi="Times New Roman" w:cs="Times New Roman"/>
            <w:bCs/>
          </w:rPr>
          <w:delText xml:space="preserve">with </w:delText>
        </w:r>
      </w:del>
      <w:ins w:id="535" w:author="Chris Dunlap" w:date="2026-05-10T22:03:00Z" w16du:dateUtc="2026-05-11T03:03:00Z">
        <w:r w:rsidR="005D1F39">
          <w:rPr>
            <w:rFonts w:ascii="Times New Roman" w:hAnsi="Times New Roman" w:cs="Times New Roman"/>
            <w:bCs/>
          </w:rPr>
          <w:t>identifying</w:t>
        </w:r>
        <w:r w:rsidR="005D1F39" w:rsidRPr="004D41B9">
          <w:rPr>
            <w:rFonts w:ascii="Times New Roman" w:hAnsi="Times New Roman" w:cs="Times New Roman"/>
            <w:bCs/>
          </w:rPr>
          <w:t xml:space="preserve"> </w:t>
        </w:r>
      </w:ins>
      <w:r w:rsidRPr="004D41B9">
        <w:rPr>
          <w:rFonts w:ascii="Times New Roman" w:hAnsi="Times New Roman" w:cs="Times New Roman"/>
          <w:bCs/>
        </w:rPr>
        <w:t xml:space="preserve">per-hour co-stress </w:t>
      </w:r>
      <w:del w:id="536" w:author="Chris Dunlap" w:date="2026-05-10T22:03:00Z" w16du:dateUtc="2026-05-11T03:03:00Z">
        <w:r w:rsidRPr="004D41B9" w:rsidDel="005D1F39">
          <w:rPr>
            <w:rFonts w:ascii="Times New Roman" w:hAnsi="Times New Roman" w:cs="Times New Roman"/>
            <w:bCs/>
          </w:rPr>
          <w:delText>identified from</w:delText>
        </w:r>
      </w:del>
      <w:ins w:id="537" w:author="Chris Dunlap" w:date="2026-05-10T22:03:00Z" w16du:dateUtc="2026-05-11T03:03:00Z">
        <w:r w:rsidR="005D1F39">
          <w:rPr>
            <w:rFonts w:ascii="Times New Roman" w:hAnsi="Times New Roman" w:cs="Times New Roman"/>
            <w:bCs/>
          </w:rPr>
          <w:t>using</w:t>
        </w:r>
      </w:ins>
      <w:r w:rsidRPr="004D41B9">
        <w:rPr>
          <w:rFonts w:ascii="Times New Roman" w:hAnsi="Times New Roman" w:cs="Times New Roman"/>
          <w:bCs/>
        </w:rPr>
        <w:t xml:space="preserve"> the intra-PJM coincidence matrix described in Section 3. </w:t>
      </w:r>
      <w:del w:id="538" w:author="Chris Dunlap" w:date="2026-05-10T22:03:00Z" w16du:dateUtc="2026-05-11T03:03:00Z">
        <w:r w:rsidRPr="004D41B9" w:rsidDel="005D1F39">
          <w:rPr>
            <w:rFonts w:ascii="Times New Roman" w:hAnsi="Times New Roman" w:cs="Times New Roman"/>
            <w:bCs/>
          </w:rPr>
          <w:delText xml:space="preserve">Across </w:delText>
        </w:r>
      </w:del>
      <w:ins w:id="539" w:author="Chris Dunlap" w:date="2026-05-10T22:03:00Z" w16du:dateUtc="2026-05-11T03:03:00Z">
        <w:r w:rsidR="005D1F39">
          <w:rPr>
            <w:rFonts w:ascii="Times New Roman" w:hAnsi="Times New Roman" w:cs="Times New Roman"/>
            <w:bCs/>
          </w:rPr>
          <w:t>During</w:t>
        </w:r>
        <w:r w:rsidR="005D1F39" w:rsidRPr="004D41B9">
          <w:rPr>
            <w:rFonts w:ascii="Times New Roman" w:hAnsi="Times New Roman" w:cs="Times New Roman"/>
            <w:bCs/>
          </w:rPr>
          <w:t xml:space="preserve"> </w:t>
        </w:r>
      </w:ins>
      <w:r w:rsidRPr="004D41B9">
        <w:rPr>
          <w:rFonts w:ascii="Times New Roman" w:hAnsi="Times New Roman" w:cs="Times New Roman"/>
          <w:bCs/>
        </w:rPr>
        <w:t xml:space="preserve">the 30 ComEd stress hours </w:t>
      </w:r>
      <w:del w:id="540" w:author="Chris Dunlap" w:date="2026-05-10T22:03:00Z" w16du:dateUtc="2026-05-11T03:03:00Z">
        <w:r w:rsidRPr="004D41B9" w:rsidDel="005D1F39">
          <w:rPr>
            <w:rFonts w:ascii="Times New Roman" w:hAnsi="Times New Roman" w:cs="Times New Roman"/>
            <w:bCs/>
          </w:rPr>
          <w:delText xml:space="preserve">where </w:delText>
        </w:r>
      </w:del>
      <w:ins w:id="541" w:author="Chris Dunlap" w:date="2026-05-10T22:03:00Z" w16du:dateUtc="2026-05-11T03:03:00Z">
        <w:r w:rsidR="005D1F39" w:rsidRPr="004D41B9">
          <w:rPr>
            <w:rFonts w:ascii="Times New Roman" w:hAnsi="Times New Roman" w:cs="Times New Roman"/>
            <w:bCs/>
          </w:rPr>
          <w:t>whe</w:t>
        </w:r>
        <w:r w:rsidR="005D1F39">
          <w:rPr>
            <w:rFonts w:ascii="Times New Roman" w:hAnsi="Times New Roman" w:cs="Times New Roman"/>
            <w:bCs/>
          </w:rPr>
          <w:t>n</w:t>
        </w:r>
        <w:r w:rsidR="005D1F39" w:rsidRPr="004D41B9">
          <w:rPr>
            <w:rFonts w:ascii="Times New Roman" w:hAnsi="Times New Roman" w:cs="Times New Roman"/>
            <w:bCs/>
          </w:rPr>
          <w:t xml:space="preserve"> </w:t>
        </w:r>
      </w:ins>
      <w:r w:rsidRPr="004D41B9">
        <w:rPr>
          <w:rFonts w:ascii="Times New Roman" w:hAnsi="Times New Roman" w:cs="Times New Roman"/>
          <w:bCs/>
        </w:rPr>
        <w:t>at least one other PJM zone is also stressed, the migrating fleet averages 4,729 MW (</w:t>
      </w:r>
      <w:del w:id="542" w:author="Chris Dunlap" w:date="2026-05-10T22:04:00Z" w16du:dateUtc="2026-05-11T03:04:00Z">
        <w:r w:rsidRPr="004D41B9" w:rsidDel="005D1F39">
          <w:rPr>
            <w:rFonts w:ascii="Times New Roman" w:hAnsi="Times New Roman" w:cs="Times New Roman"/>
            <w:bCs/>
          </w:rPr>
          <w:delText xml:space="preserve">range </w:delText>
        </w:r>
      </w:del>
      <w:ins w:id="543" w:author="Chris Dunlap" w:date="2026-05-10T22:04:00Z" w16du:dateUtc="2026-05-11T03:04:00Z">
        <w:r w:rsidR="005D1F39" w:rsidRPr="004D41B9">
          <w:rPr>
            <w:rFonts w:ascii="Times New Roman" w:hAnsi="Times New Roman" w:cs="Times New Roman"/>
            <w:bCs/>
          </w:rPr>
          <w:t>rang</w:t>
        </w:r>
        <w:r w:rsidR="005D1F39">
          <w:rPr>
            <w:rFonts w:ascii="Times New Roman" w:hAnsi="Times New Roman" w:cs="Times New Roman"/>
            <w:bCs/>
          </w:rPr>
          <w:t>ing from</w:t>
        </w:r>
        <w:r w:rsidR="005D1F39" w:rsidRPr="004D41B9">
          <w:rPr>
            <w:rFonts w:ascii="Times New Roman" w:hAnsi="Times New Roman" w:cs="Times New Roman"/>
            <w:bCs/>
          </w:rPr>
          <w:t xml:space="preserve"> </w:t>
        </w:r>
      </w:ins>
      <w:r w:rsidRPr="004D41B9">
        <w:rPr>
          <w:rFonts w:ascii="Times New Roman" w:hAnsi="Times New Roman" w:cs="Times New Roman"/>
          <w:bCs/>
        </w:rPr>
        <w:t>747</w:t>
      </w:r>
      <w:ins w:id="544" w:author="Chris Dunlap" w:date="2026-05-10T22:04:00Z" w16du:dateUtc="2026-05-11T03:04:00Z">
        <w:r w:rsidR="005D1F39">
          <w:rPr>
            <w:rFonts w:ascii="Times New Roman" w:hAnsi="Times New Roman" w:cs="Times New Roman"/>
            <w:bCs/>
          </w:rPr>
          <w:t xml:space="preserve"> MW</w:t>
        </w:r>
      </w:ins>
      <w:del w:id="545" w:author="Chris Dunlap" w:date="2026-05-10T22:04:00Z" w16du:dateUtc="2026-05-11T03:04:00Z">
        <w:r w:rsidRPr="004D41B9" w:rsidDel="005D1F39">
          <w:rPr>
            <w:rFonts w:ascii="Times New Roman" w:hAnsi="Times New Roman" w:cs="Times New Roman"/>
            <w:bCs/>
          </w:rPr>
          <w:delText>–</w:delText>
        </w:r>
      </w:del>
      <w:ins w:id="546" w:author="Chris Dunlap" w:date="2026-05-10T22:04:00Z" w16du:dateUtc="2026-05-11T03:04:00Z">
        <w:r w:rsidR="005D1F39">
          <w:rPr>
            <w:rFonts w:ascii="Times New Roman" w:hAnsi="Times New Roman" w:cs="Times New Roman"/>
            <w:bCs/>
          </w:rPr>
          <w:t xml:space="preserve"> to </w:t>
        </w:r>
      </w:ins>
      <w:r w:rsidRPr="004D41B9">
        <w:rPr>
          <w:rFonts w:ascii="Times New Roman" w:hAnsi="Times New Roman" w:cs="Times New Roman"/>
          <w:bCs/>
        </w:rPr>
        <w:t xml:space="preserve">14,379 MW), with substantial </w:t>
      </w:r>
      <w:del w:id="547" w:author="Chris Dunlap" w:date="2026-05-10T22:04:00Z" w16du:dateUtc="2026-05-11T03:04:00Z">
        <w:r w:rsidRPr="004D41B9" w:rsidDel="005D1F39">
          <w:rPr>
            <w:rFonts w:ascii="Times New Roman" w:hAnsi="Times New Roman" w:cs="Times New Roman"/>
            <w:bCs/>
          </w:rPr>
          <w:delText xml:space="preserve">variation </w:delText>
        </w:r>
      </w:del>
      <w:ins w:id="548" w:author="Chris Dunlap" w:date="2026-05-10T22:04:00Z" w16du:dateUtc="2026-05-11T03:04:00Z">
        <w:r w:rsidR="005D1F39">
          <w:rPr>
            <w:rFonts w:ascii="Times New Roman" w:hAnsi="Times New Roman" w:cs="Times New Roman"/>
            <w:bCs/>
          </w:rPr>
          <w:t>variability</w:t>
        </w:r>
        <w:r w:rsidR="005D1F39" w:rsidRPr="004D41B9">
          <w:rPr>
            <w:rFonts w:ascii="Times New Roman" w:hAnsi="Times New Roman" w:cs="Times New Roman"/>
            <w:bCs/>
          </w:rPr>
          <w:t xml:space="preserve"> </w:t>
        </w:r>
      </w:ins>
      <w:r w:rsidRPr="004D41B9">
        <w:rPr>
          <w:rFonts w:ascii="Times New Roman" w:hAnsi="Times New Roman" w:cs="Times New Roman"/>
          <w:bCs/>
        </w:rPr>
        <w:t>driven by whether the Dominion zone in Northern Virginia (</w:t>
      </w:r>
      <w:ins w:id="549" w:author="Chris Dunlap" w:date="2026-05-10T22:05:00Z" w16du:dateUtc="2026-05-11T03:05:00Z">
        <w:r w:rsidR="005D1F39">
          <w:rPr>
            <w:rFonts w:ascii="Times New Roman" w:hAnsi="Times New Roman" w:cs="Times New Roman"/>
            <w:bCs/>
          </w:rPr>
          <w:t xml:space="preserve">which has </w:t>
        </w:r>
      </w:ins>
      <w:r w:rsidRPr="004D41B9">
        <w:rPr>
          <w:rFonts w:ascii="Times New Roman" w:hAnsi="Times New Roman" w:cs="Times New Roman"/>
          <w:bCs/>
        </w:rPr>
        <w:t>9,431 MW of data center capacity)</w:t>
      </w:r>
      <w:r w:rsidR="00D87871">
        <w:rPr>
          <w:rFonts w:ascii="Times New Roman" w:hAnsi="Times New Roman" w:cs="Times New Roman"/>
          <w:bCs/>
        </w:rPr>
        <w:t>[13]</w:t>
      </w:r>
      <w:r w:rsidRPr="004D41B9">
        <w:rPr>
          <w:rFonts w:ascii="Times New Roman" w:hAnsi="Times New Roman" w:cs="Times New Roman"/>
          <w:bCs/>
        </w:rPr>
        <w:t xml:space="preserve"> </w:t>
      </w:r>
      <w:del w:id="550" w:author="Chris Dunlap" w:date="2026-05-10T22:05:00Z" w16du:dateUtc="2026-05-11T03:05:00Z">
        <w:r w:rsidRPr="004D41B9" w:rsidDel="005D1F39">
          <w:rPr>
            <w:rFonts w:ascii="Times New Roman" w:hAnsi="Times New Roman" w:cs="Times New Roman"/>
            <w:bCs/>
          </w:rPr>
          <w:delText xml:space="preserve">is </w:delText>
        </w:r>
      </w:del>
      <w:ins w:id="551" w:author="Chris Dunlap" w:date="2026-05-10T22:05:00Z" w16du:dateUtc="2026-05-11T03:05:00Z">
        <w:r w:rsidR="005D1F39">
          <w:rPr>
            <w:rFonts w:ascii="Times New Roman" w:hAnsi="Times New Roman" w:cs="Times New Roman"/>
            <w:bCs/>
          </w:rPr>
          <w:t>experiences</w:t>
        </w:r>
        <w:r w:rsidR="005D1F39" w:rsidRPr="004D41B9">
          <w:rPr>
            <w:rFonts w:ascii="Times New Roman" w:hAnsi="Times New Roman" w:cs="Times New Roman"/>
            <w:bCs/>
          </w:rPr>
          <w:t xml:space="preserve"> </w:t>
        </w:r>
      </w:ins>
      <w:r w:rsidRPr="004D41B9">
        <w:rPr>
          <w:rFonts w:ascii="Times New Roman" w:hAnsi="Times New Roman" w:cs="Times New Roman"/>
          <w:bCs/>
        </w:rPr>
        <w:t>co-stress</w:t>
      </w:r>
      <w:del w:id="552" w:author="Chris Dunlap" w:date="2026-05-10T22:05:00Z" w16du:dateUtc="2026-05-11T03:05:00Z">
        <w:r w:rsidRPr="004D41B9" w:rsidDel="005D1F39">
          <w:rPr>
            <w:rFonts w:ascii="Times New Roman" w:hAnsi="Times New Roman" w:cs="Times New Roman"/>
            <w:bCs/>
          </w:rPr>
          <w:delText>ed</w:delText>
        </w:r>
      </w:del>
      <w:r w:rsidRPr="004D41B9">
        <w:rPr>
          <w:rFonts w:ascii="Times New Roman" w:hAnsi="Times New Roman" w:cs="Times New Roman"/>
          <w:bCs/>
        </w:rPr>
        <w:t xml:space="preserve"> with ComEd. </w:t>
      </w:r>
    </w:p>
    <w:p w14:paraId="3E8F5CA6" w14:textId="69525BE5" w:rsidR="00D87871" w:rsidRDefault="005D1F39" w:rsidP="001D6E1E">
      <w:pPr>
        <w:rPr>
          <w:ins w:id="553" w:author="Chris Dunlap" w:date="2026-05-11T07:22:00Z" w16du:dateUtc="2026-05-11T12:22:00Z"/>
          <w:rFonts w:ascii="Times New Roman" w:hAnsi="Times New Roman" w:cs="Times New Roman"/>
          <w:bCs/>
        </w:rPr>
      </w:pPr>
      <w:ins w:id="554" w:author="Chris Dunlap" w:date="2026-05-10T22:05:00Z" w16du:dateUtc="2026-05-11T03:05:00Z">
        <w:r>
          <w:rPr>
            <w:rFonts w:ascii="Times New Roman" w:hAnsi="Times New Roman" w:cs="Times New Roman"/>
            <w:bCs/>
          </w:rPr>
          <w:lastRenderedPageBreak/>
          <w:t xml:space="preserve">For </w:t>
        </w:r>
      </w:ins>
      <w:del w:id="555" w:author="Chris Dunlap" w:date="2026-05-10T22:05:00Z" w16du:dateUtc="2026-05-11T03:05:00Z">
        <w:r w:rsidR="004D41B9" w:rsidRPr="004D41B9" w:rsidDel="005D1F39">
          <w:rPr>
            <w:rFonts w:ascii="Times New Roman" w:hAnsi="Times New Roman" w:cs="Times New Roman"/>
            <w:bCs/>
          </w:rPr>
          <w:delText xml:space="preserve">This </w:delText>
        </w:r>
      </w:del>
      <w:ins w:id="556" w:author="Chris Dunlap" w:date="2026-05-10T22:05:00Z" w16du:dateUtc="2026-05-11T03:05:00Z">
        <w:r>
          <w:rPr>
            <w:rFonts w:ascii="Times New Roman" w:hAnsi="Times New Roman" w:cs="Times New Roman"/>
            <w:bCs/>
          </w:rPr>
          <w:t>t</w:t>
        </w:r>
        <w:r w:rsidRPr="004D41B9">
          <w:rPr>
            <w:rFonts w:ascii="Times New Roman" w:hAnsi="Times New Roman" w:cs="Times New Roman"/>
            <w:bCs/>
          </w:rPr>
          <w:t xml:space="preserve">his </w:t>
        </w:r>
      </w:ins>
      <w:r w:rsidR="004D41B9" w:rsidRPr="004D41B9">
        <w:rPr>
          <w:rFonts w:ascii="Times New Roman" w:hAnsi="Times New Roman" w:cs="Times New Roman"/>
          <w:bCs/>
        </w:rPr>
        <w:t>empirical fleet</w:t>
      </w:r>
      <w:ins w:id="557" w:author="Chris Dunlap" w:date="2026-05-10T22:05:00Z" w16du:dateUtc="2026-05-11T03:05:00Z">
        <w:r>
          <w:rPr>
            <w:rFonts w:ascii="Times New Roman" w:hAnsi="Times New Roman" w:cs="Times New Roman"/>
            <w:bCs/>
          </w:rPr>
          <w:t>, the</w:t>
        </w:r>
      </w:ins>
      <w:del w:id="558" w:author="Chris Dunlap" w:date="2026-05-10T22:05:00Z" w16du:dateUtc="2026-05-11T03:05:00Z">
        <w:r w:rsidR="004D41B9" w:rsidRPr="004D41B9" w:rsidDel="005D1F39">
          <w:rPr>
            <w:rFonts w:ascii="Times New Roman" w:hAnsi="Times New Roman" w:cs="Times New Roman"/>
            <w:bCs/>
          </w:rPr>
          <w:delText xml:space="preserve"> yields a</w:delText>
        </w:r>
      </w:del>
      <w:r w:rsidR="004D41B9" w:rsidRPr="004D41B9">
        <w:rPr>
          <w:rFonts w:ascii="Times New Roman" w:hAnsi="Times New Roman" w:cs="Times New Roman"/>
          <w:bCs/>
        </w:rPr>
        <w:t xml:space="preserve"> mean commitment depth </w:t>
      </w:r>
      <w:del w:id="559" w:author="Chris Dunlap" w:date="2026-05-10T22:06:00Z" w16du:dateUtc="2026-05-11T03:06:00Z">
        <w:r w:rsidR="004D41B9" w:rsidRPr="004D41B9" w:rsidDel="005D1F39">
          <w:rPr>
            <w:rFonts w:ascii="Times New Roman" w:hAnsi="Times New Roman" w:cs="Times New Roman"/>
            <w:bCs/>
          </w:rPr>
          <w:delText xml:space="preserve">of </w:delText>
        </w:r>
      </w:del>
      <w:ins w:id="560" w:author="Chris Dunlap" w:date="2026-05-10T22:06:00Z" w16du:dateUtc="2026-05-11T03:06:00Z">
        <w:r>
          <w:rPr>
            <w:rFonts w:ascii="Times New Roman" w:hAnsi="Times New Roman" w:cs="Times New Roman"/>
            <w:bCs/>
          </w:rPr>
          <w:t>is</w:t>
        </w:r>
        <w:r w:rsidRPr="004D41B9">
          <w:rPr>
            <w:rFonts w:ascii="Times New Roman" w:hAnsi="Times New Roman" w:cs="Times New Roman"/>
            <w:bCs/>
          </w:rPr>
          <w:t xml:space="preserve"> </w:t>
        </w:r>
      </w:ins>
      <w:r w:rsidR="004D41B9" w:rsidRPr="004D41B9">
        <w:rPr>
          <w:rFonts w:ascii="Times New Roman" w:hAnsi="Times New Roman" w:cs="Times New Roman"/>
          <w:bCs/>
        </w:rPr>
        <w:t xml:space="preserve">33.6% under </w:t>
      </w:r>
      <w:ins w:id="561" w:author="Chris Dunlap" w:date="2026-05-10T22:06:00Z" w16du:dateUtc="2026-05-11T03:06:00Z">
        <w:r>
          <w:rPr>
            <w:rFonts w:ascii="Times New Roman" w:hAnsi="Times New Roman" w:cs="Times New Roman"/>
            <w:bCs/>
          </w:rPr>
          <w:t xml:space="preserve">the </w:t>
        </w:r>
      </w:ins>
      <w:r w:rsidR="004D41B9" w:rsidRPr="004D41B9">
        <w:rPr>
          <w:rFonts w:ascii="Times New Roman" w:hAnsi="Times New Roman" w:cs="Times New Roman"/>
          <w:bCs/>
        </w:rPr>
        <w:t xml:space="preserve">inference-dominant </w:t>
      </w:r>
      <w:del w:id="562" w:author="Chris Dunlap" w:date="2026-05-10T22:06:00Z" w16du:dateUtc="2026-05-11T03:06:00Z">
        <w:r w:rsidR="004D41B9" w:rsidRPr="004D41B9" w:rsidDel="005D1F39">
          <w:rPr>
            <w:rFonts w:ascii="Times New Roman" w:hAnsi="Times New Roman" w:cs="Times New Roman"/>
            <w:bCs/>
          </w:rPr>
          <w:delText xml:space="preserve">scope </w:delText>
        </w:r>
      </w:del>
      <w:ins w:id="563" w:author="Chris Dunlap" w:date="2026-05-10T22:06:00Z" w16du:dateUtc="2026-05-11T03:06:00Z">
        <w:r w:rsidRPr="004D41B9">
          <w:rPr>
            <w:rFonts w:ascii="Times New Roman" w:hAnsi="Times New Roman" w:cs="Times New Roman"/>
            <w:bCs/>
          </w:rPr>
          <w:t>sc</w:t>
        </w:r>
        <w:r>
          <w:rPr>
            <w:rFonts w:ascii="Times New Roman" w:hAnsi="Times New Roman" w:cs="Times New Roman"/>
            <w:bCs/>
          </w:rPr>
          <w:t>enario</w:t>
        </w:r>
        <w:r w:rsidRPr="004D41B9">
          <w:rPr>
            <w:rFonts w:ascii="Times New Roman" w:hAnsi="Times New Roman" w:cs="Times New Roman"/>
            <w:bCs/>
          </w:rPr>
          <w:t xml:space="preserve"> </w:t>
        </w:r>
      </w:ins>
      <w:r w:rsidR="004D41B9" w:rsidRPr="004D41B9">
        <w:rPr>
          <w:rFonts w:ascii="Times New Roman" w:hAnsi="Times New Roman" w:cs="Times New Roman"/>
          <w:bCs/>
        </w:rPr>
        <w:t>and 21.1% under</w:t>
      </w:r>
      <w:ins w:id="564" w:author="Chris Dunlap" w:date="2026-05-10T22:06:00Z" w16du:dateUtc="2026-05-11T03:06:00Z">
        <w:r>
          <w:rPr>
            <w:rFonts w:ascii="Times New Roman" w:hAnsi="Times New Roman" w:cs="Times New Roman"/>
            <w:bCs/>
          </w:rPr>
          <w:t xml:space="preserve"> the</w:t>
        </w:r>
      </w:ins>
      <w:r w:rsidR="004D41B9" w:rsidRPr="004D41B9">
        <w:rPr>
          <w:rFonts w:ascii="Times New Roman" w:hAnsi="Times New Roman" w:cs="Times New Roman"/>
          <w:bCs/>
        </w:rPr>
        <w:t xml:space="preserve"> mixed-use</w:t>
      </w:r>
      <w:ins w:id="565" w:author="Chris Dunlap" w:date="2026-05-10T22:06:00Z" w16du:dateUtc="2026-05-11T03:06:00Z">
        <w:r>
          <w:rPr>
            <w:rFonts w:ascii="Times New Roman" w:hAnsi="Times New Roman" w:cs="Times New Roman"/>
            <w:bCs/>
          </w:rPr>
          <w:t xml:space="preserve"> scenario. The</w:t>
        </w:r>
      </w:ins>
      <w:del w:id="566" w:author="Chris Dunlap" w:date="2026-05-10T22:06:00Z" w16du:dateUtc="2026-05-11T03:06:00Z">
        <w:r w:rsidR="004D41B9" w:rsidRPr="004D41B9" w:rsidDel="005D1F39">
          <w:rPr>
            <w:rFonts w:ascii="Times New Roman" w:hAnsi="Times New Roman" w:cs="Times New Roman"/>
            <w:bCs/>
          </w:rPr>
          <w:delText>, with</w:delText>
        </w:r>
      </w:del>
      <w:r w:rsidR="004D41B9" w:rsidRPr="004D41B9">
        <w:rPr>
          <w:rFonts w:ascii="Times New Roman" w:hAnsi="Times New Roman" w:cs="Times New Roman"/>
          <w:bCs/>
        </w:rPr>
        <w:t xml:space="preserve"> conditional expected shortfall below the 5th percentile </w:t>
      </w:r>
      <w:del w:id="567" w:author="Chris Dunlap" w:date="2026-05-10T22:06:00Z" w16du:dateUtc="2026-05-11T03:06:00Z">
        <w:r w:rsidR="004D41B9" w:rsidRPr="004D41B9" w:rsidDel="005D1F39">
          <w:rPr>
            <w:rFonts w:ascii="Times New Roman" w:hAnsi="Times New Roman" w:cs="Times New Roman"/>
            <w:bCs/>
          </w:rPr>
          <w:delText xml:space="preserve">of </w:delText>
        </w:r>
      </w:del>
      <w:ins w:id="568" w:author="Chris Dunlap" w:date="2026-05-10T22:06:00Z" w16du:dateUtc="2026-05-11T03:06:00Z">
        <w:r>
          <w:rPr>
            <w:rFonts w:ascii="Times New Roman" w:hAnsi="Times New Roman" w:cs="Times New Roman"/>
            <w:bCs/>
          </w:rPr>
          <w:t>is</w:t>
        </w:r>
        <w:r w:rsidRPr="004D41B9">
          <w:rPr>
            <w:rFonts w:ascii="Times New Roman" w:hAnsi="Times New Roman" w:cs="Times New Roman"/>
            <w:bCs/>
          </w:rPr>
          <w:t xml:space="preserve"> </w:t>
        </w:r>
      </w:ins>
      <w:r w:rsidR="004D41B9" w:rsidRPr="004D41B9">
        <w:rPr>
          <w:rFonts w:ascii="Times New Roman" w:hAnsi="Times New Roman" w:cs="Times New Roman"/>
          <w:bCs/>
        </w:rPr>
        <w:t>19.8% and 12.3%</w:t>
      </w:r>
      <w:ins w:id="569" w:author="Chris Dunlap" w:date="2026-05-10T22:06:00Z" w16du:dateUtc="2026-05-11T03:06:00Z">
        <w:r>
          <w:rPr>
            <w:rFonts w:ascii="Times New Roman" w:hAnsi="Times New Roman" w:cs="Times New Roman"/>
            <w:bCs/>
          </w:rPr>
          <w:t>,</w:t>
        </w:r>
      </w:ins>
      <w:r w:rsidR="004D41B9" w:rsidRPr="004D41B9">
        <w:rPr>
          <w:rFonts w:ascii="Times New Roman" w:hAnsi="Times New Roman" w:cs="Times New Roman"/>
          <w:bCs/>
        </w:rPr>
        <w:t xml:space="preserve"> respectively. </w:t>
      </w:r>
      <w:ins w:id="570" w:author="Chris Dunlap" w:date="2026-05-10T22:06:00Z" w16du:dateUtc="2026-05-11T03:06:00Z">
        <w:r>
          <w:rPr>
            <w:rFonts w:ascii="Times New Roman" w:hAnsi="Times New Roman" w:cs="Times New Roman"/>
            <w:bCs/>
          </w:rPr>
          <w:t>Applying PJM’s</w:t>
        </w:r>
      </w:ins>
      <w:del w:id="571" w:author="Chris Dunlap" w:date="2026-05-10T22:06:00Z" w16du:dateUtc="2026-05-11T03:06:00Z">
        <w:r w:rsidR="00DA4458" w:rsidDel="005D1F39">
          <w:rPr>
            <w:rFonts w:ascii="Times New Roman" w:hAnsi="Times New Roman" w:cs="Times New Roman"/>
            <w:bCs/>
          </w:rPr>
          <w:delText>M</w:delText>
        </w:r>
        <w:r w:rsidR="004D41B9" w:rsidRPr="004D41B9" w:rsidDel="005D1F39">
          <w:rPr>
            <w:rFonts w:ascii="Times New Roman" w:hAnsi="Times New Roman" w:cs="Times New Roman"/>
            <w:bCs/>
          </w:rPr>
          <w:delText>apped through PJM's</w:delText>
        </w:r>
      </w:del>
      <w:r w:rsidR="004D41B9" w:rsidRPr="004D41B9">
        <w:rPr>
          <w:rFonts w:ascii="Times New Roman" w:hAnsi="Times New Roman" w:cs="Times New Roman"/>
          <w:bCs/>
        </w:rPr>
        <w:t xml:space="preserve"> 92% </w:t>
      </w:r>
      <w:ins w:id="572" w:author="Chris Dunlap" w:date="2026-05-10T22:08:00Z" w16du:dateUtc="2026-05-11T03:08:00Z">
        <w:r>
          <w:rPr>
            <w:rFonts w:ascii="Times New Roman" w:hAnsi="Times New Roman" w:cs="Times New Roman"/>
            <w:bCs/>
          </w:rPr>
          <w:t>Effective Load Carrying Capability (ELCC)</w:t>
        </w:r>
      </w:ins>
      <w:ins w:id="573" w:author="Chris Dunlap" w:date="2026-05-11T08:49:00Z" w16du:dateUtc="2026-05-11T13:49:00Z">
        <w:r w:rsidR="00FD31FB">
          <w:rPr>
            <w:rStyle w:val="FootnoteReference"/>
            <w:rFonts w:ascii="Times New Roman" w:hAnsi="Times New Roman" w:cs="Times New Roman"/>
            <w:bCs/>
          </w:rPr>
          <w:footnoteReference w:id="3"/>
        </w:r>
      </w:ins>
      <w:ins w:id="578" w:author="Chris Dunlap" w:date="2026-05-10T22:08:00Z" w16du:dateUtc="2026-05-11T03:08:00Z">
        <w:r>
          <w:rPr>
            <w:rFonts w:ascii="Times New Roman" w:hAnsi="Times New Roman" w:cs="Times New Roman"/>
            <w:bCs/>
          </w:rPr>
          <w:t xml:space="preserve"> for </w:t>
        </w:r>
      </w:ins>
      <w:r w:rsidR="004D41B9" w:rsidRPr="004D41B9">
        <w:rPr>
          <w:rFonts w:ascii="Times New Roman" w:hAnsi="Times New Roman" w:cs="Times New Roman"/>
          <w:bCs/>
        </w:rPr>
        <w:t>demand-response</w:t>
      </w:r>
      <w:ins w:id="579" w:author="Chris Dunlap" w:date="2026-05-10T22:09:00Z" w16du:dateUtc="2026-05-11T03:09:00Z">
        <w:r>
          <w:rPr>
            <w:rFonts w:ascii="Times New Roman" w:hAnsi="Times New Roman" w:cs="Times New Roman"/>
            <w:bCs/>
          </w:rPr>
          <w:t>,</w:t>
        </w:r>
      </w:ins>
      <w:del w:id="580" w:author="Chris Dunlap" w:date="2026-05-10T22:09:00Z" w16du:dateUtc="2026-05-11T03:09:00Z">
        <w:r w:rsidR="004D41B9" w:rsidRPr="004D41B9" w:rsidDel="005D1F39">
          <w:rPr>
            <w:rFonts w:ascii="Times New Roman" w:hAnsi="Times New Roman" w:cs="Times New Roman"/>
            <w:bCs/>
          </w:rPr>
          <w:delText xml:space="preserve"> ELCC,</w:delText>
        </w:r>
      </w:del>
      <w:r w:rsidR="004D41B9" w:rsidRPr="004D41B9">
        <w:rPr>
          <w:rFonts w:ascii="Times New Roman" w:hAnsi="Times New Roman" w:cs="Times New Roman"/>
          <w:bCs/>
        </w:rPr>
        <w:t xml:space="preserve"> this fleet</w:t>
      </w:r>
      <w:r w:rsidR="00DA4458">
        <w:rPr>
          <w:rFonts w:ascii="Times New Roman" w:hAnsi="Times New Roman" w:cs="Times New Roman"/>
          <w:bCs/>
        </w:rPr>
        <w:t xml:space="preserve"> would </w:t>
      </w:r>
      <w:ins w:id="581" w:author="Chris Dunlap" w:date="2026-05-10T22:09:00Z" w16du:dateUtc="2026-05-11T03:09:00Z">
        <w:r>
          <w:rPr>
            <w:rFonts w:ascii="Times New Roman" w:hAnsi="Times New Roman" w:cs="Times New Roman"/>
            <w:bCs/>
          </w:rPr>
          <w:t>receive accredited capacity of roughly</w:t>
        </w:r>
      </w:ins>
      <w:del w:id="582" w:author="Chris Dunlap" w:date="2026-05-10T22:10:00Z" w16du:dateUtc="2026-05-11T03:10:00Z">
        <w:r w:rsidR="00DA4458" w:rsidDel="005D1F39">
          <w:rPr>
            <w:rFonts w:ascii="Times New Roman" w:hAnsi="Times New Roman" w:cs="Times New Roman"/>
            <w:bCs/>
          </w:rPr>
          <w:delText>be credited</w:delText>
        </w:r>
        <w:r w:rsidR="004D41B9" w:rsidRPr="004D41B9" w:rsidDel="005D1F39">
          <w:rPr>
            <w:rFonts w:ascii="Times New Roman" w:hAnsi="Times New Roman" w:cs="Times New Roman"/>
            <w:bCs/>
          </w:rPr>
          <w:delText xml:space="preserve"> with approximately</w:delText>
        </w:r>
      </w:del>
      <w:r w:rsidR="004D41B9" w:rsidRPr="004D41B9">
        <w:rPr>
          <w:rFonts w:ascii="Times New Roman" w:hAnsi="Times New Roman" w:cs="Times New Roman"/>
          <w:bCs/>
        </w:rPr>
        <w:t xml:space="preserve"> 19.4% (inference-dominant) or 12.1% (mixed-use) </w:t>
      </w:r>
      <w:ins w:id="583" w:author="Chris Dunlap" w:date="2026-05-10T22:10:00Z" w16du:dateUtc="2026-05-11T03:10:00Z">
        <w:r>
          <w:rPr>
            <w:rFonts w:ascii="Times New Roman" w:hAnsi="Times New Roman" w:cs="Times New Roman"/>
            <w:bCs/>
          </w:rPr>
          <w:t xml:space="preserve">per megawatt </w:t>
        </w:r>
      </w:ins>
      <w:r w:rsidR="004D41B9" w:rsidRPr="004D41B9">
        <w:rPr>
          <w:rFonts w:ascii="Times New Roman" w:hAnsi="Times New Roman" w:cs="Times New Roman"/>
          <w:bCs/>
        </w:rPr>
        <w:t xml:space="preserve">of </w:t>
      </w:r>
      <w:del w:id="584" w:author="Chris Dunlap" w:date="2026-05-10T22:10:00Z" w16du:dateUtc="2026-05-11T03:10:00Z">
        <w:r w:rsidR="004D41B9" w:rsidRPr="004D41B9" w:rsidDel="005D1F39">
          <w:rPr>
            <w:rFonts w:ascii="Times New Roman" w:hAnsi="Times New Roman" w:cs="Times New Roman"/>
            <w:bCs/>
          </w:rPr>
          <w:delText xml:space="preserve">accredited </w:delText>
        </w:r>
      </w:del>
      <w:ins w:id="585" w:author="Chris Dunlap" w:date="2026-05-10T22:10:00Z" w16du:dateUtc="2026-05-11T03:10:00Z">
        <w:r>
          <w:rPr>
            <w:rFonts w:ascii="Times New Roman" w:hAnsi="Times New Roman" w:cs="Times New Roman"/>
            <w:bCs/>
          </w:rPr>
          <w:t>fleet</w:t>
        </w:r>
        <w:r w:rsidRPr="004D41B9">
          <w:rPr>
            <w:rFonts w:ascii="Times New Roman" w:hAnsi="Times New Roman" w:cs="Times New Roman"/>
            <w:bCs/>
          </w:rPr>
          <w:t xml:space="preserve"> </w:t>
        </w:r>
      </w:ins>
      <w:r w:rsidR="004D41B9" w:rsidRPr="004D41B9">
        <w:rPr>
          <w:rFonts w:ascii="Times New Roman" w:hAnsi="Times New Roman" w:cs="Times New Roman"/>
          <w:bCs/>
        </w:rPr>
        <w:t>capacity</w:t>
      </w:r>
      <w:del w:id="586" w:author="Chris Dunlap" w:date="2026-05-10T22:10:00Z" w16du:dateUtc="2026-05-11T03:10:00Z">
        <w:r w:rsidR="004D41B9" w:rsidRPr="004D41B9" w:rsidDel="005D1F39">
          <w:rPr>
            <w:rFonts w:ascii="Times New Roman" w:hAnsi="Times New Roman" w:cs="Times New Roman"/>
            <w:bCs/>
          </w:rPr>
          <w:delText xml:space="preserve"> per fleet MW</w:delText>
        </w:r>
      </w:del>
      <w:r w:rsidR="004D41B9" w:rsidRPr="004D41B9">
        <w:rPr>
          <w:rFonts w:ascii="Times New Roman" w:hAnsi="Times New Roman" w:cs="Times New Roman"/>
          <w:bCs/>
        </w:rPr>
        <w:t>.</w:t>
      </w:r>
    </w:p>
    <w:p w14:paraId="414AE97F" w14:textId="4DC9FE52" w:rsidR="0016044D" w:rsidRDefault="0016044D">
      <w:pPr>
        <w:keepNext/>
        <w:rPr>
          <w:ins w:id="587" w:author="Chris Dunlap" w:date="2026-05-11T07:23:00Z" w16du:dateUtc="2026-05-11T12:23:00Z"/>
        </w:rPr>
        <w:pPrChange w:id="588" w:author="Chris Dunlap" w:date="2026-05-11T07:23:00Z" w16du:dateUtc="2026-05-11T12:23:00Z">
          <w:pPr/>
        </w:pPrChange>
      </w:pPr>
      <w:ins w:id="589" w:author="Chris Dunlap" w:date="2026-05-11T07:28:00Z" w16du:dateUtc="2026-05-11T12:28:00Z">
        <w:r>
          <w:rPr>
            <w:noProof/>
          </w:rPr>
          <w:drawing>
            <wp:inline distT="0" distB="0" distL="0" distR="0" wp14:anchorId="592E6967" wp14:editId="26EFB29D">
              <wp:extent cx="5943600" cy="1705610"/>
              <wp:effectExtent l="0" t="0" r="0" b="8890"/>
              <wp:docPr id="7082084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08411" name="Picture 7082084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705610"/>
                      </a:xfrm>
                      <a:prstGeom prst="rect">
                        <a:avLst/>
                      </a:prstGeom>
                    </pic:spPr>
                  </pic:pic>
                </a:graphicData>
              </a:graphic>
            </wp:inline>
          </w:drawing>
        </w:r>
      </w:ins>
    </w:p>
    <w:p w14:paraId="2B93FA4E" w14:textId="3DF9FA9C" w:rsidR="0016044D" w:rsidRDefault="0016044D">
      <w:pPr>
        <w:pStyle w:val="Caption"/>
        <w:rPr>
          <w:rFonts w:ascii="Times New Roman" w:hAnsi="Times New Roman" w:cs="Times New Roman"/>
          <w:bCs/>
        </w:rPr>
        <w:pPrChange w:id="590" w:author="Chris Dunlap" w:date="2026-05-11T07:23:00Z" w16du:dateUtc="2026-05-11T12:23:00Z">
          <w:pPr/>
        </w:pPrChange>
      </w:pPr>
      <w:ins w:id="591" w:author="Chris Dunlap" w:date="2026-05-11T07:23:00Z" w16du:dateUtc="2026-05-11T12:23:00Z">
        <w:r>
          <w:t xml:space="preserve">Figure 3: </w:t>
        </w:r>
        <w:r w:rsidRPr="00380C0E">
          <w:t>(</w:t>
        </w:r>
      </w:ins>
      <w:ins w:id="592" w:author="Chris Dunlap" w:date="2026-05-11T07:28:00Z" w16du:dateUtc="2026-05-11T12:28:00Z">
        <w:r>
          <w:t>a</w:t>
        </w:r>
      </w:ins>
      <w:ins w:id="593" w:author="Chris Dunlap" w:date="2026-05-11T07:23:00Z" w16du:dateUtc="2026-05-11T12:23:00Z">
        <w:r w:rsidRPr="00380C0E">
          <w:t>)Empirical fleet commitment depth distribution across 30 ComEd stress hours where at least one other PJM zone is also stressed; migrating fleet ranges 747–14,379 MW. Mean 33.6% inference-dominant, 21.1% mixed-use. (</w:t>
        </w:r>
      </w:ins>
      <w:ins w:id="594" w:author="Chris Dunlap" w:date="2026-05-11T07:28:00Z" w16du:dateUtc="2026-05-11T12:28:00Z">
        <w:r>
          <w:t>b</w:t>
        </w:r>
      </w:ins>
      <w:ins w:id="595" w:author="Chris Dunlap" w:date="2026-05-11T07:23:00Z" w16du:dateUtc="2026-05-11T12:23:00Z">
        <w:r w:rsidRPr="00380C0E">
          <w:t>) Per-GW commitment depth sweep from 0.5 to 15 GW under both sc</w:t>
        </w:r>
        <w:r>
          <w:rPr>
            <w:i w:val="0"/>
            <w:iCs w:val="0"/>
          </w:rPr>
          <w:t>enario</w:t>
        </w:r>
        <w:r w:rsidRPr="00380C0E">
          <w:t xml:space="preserve">s, with mean curves and P5–P95 bands; </w:t>
        </w:r>
      </w:ins>
      <w:ins w:id="596" w:author="Chris Dunlap" w:date="2026-05-11T07:29:00Z" w16du:dateUtc="2026-05-11T12:29:00Z">
        <w:r>
          <w:t>(c)</w:t>
        </w:r>
      </w:ins>
      <w:ins w:id="597" w:author="Chris Dunlap" w:date="2026-05-11T07:23:00Z" w16du:dateUtc="2026-05-11T12:23:00Z">
        <w:r w:rsidRPr="00380C0E">
          <w:t xml:space="preserve"> shows the percentage of Monte Carlo draws destination-constrained, rising from 4.9% at 1 GW to 25.7% at 10 GW under the inference-dominant </w:t>
        </w:r>
        <w:r>
          <w:rPr>
            <w:i w:val="0"/>
            <w:iCs w:val="0"/>
          </w:rPr>
          <w:t>scenario</w:t>
        </w:r>
        <w:r w:rsidRPr="00380C0E">
          <w:t>. 2,000 draws per stress hour; full parameter specification in Methods Table M1</w:t>
        </w:r>
      </w:ins>
    </w:p>
    <w:p w14:paraId="7C8908F5" w14:textId="77777777" w:rsidR="00A20E5B" w:rsidRDefault="005D1F39" w:rsidP="001D6E1E">
      <w:pPr>
        <w:rPr>
          <w:ins w:id="598" w:author="Chris Dunlap" w:date="2026-05-10T22:14:00Z" w16du:dateUtc="2026-05-11T03:14:00Z"/>
          <w:rFonts w:ascii="Times New Roman" w:hAnsi="Times New Roman" w:cs="Times New Roman"/>
          <w:bCs/>
        </w:rPr>
      </w:pPr>
      <w:ins w:id="599" w:author="Chris Dunlap" w:date="2026-05-10T22:10:00Z" w16du:dateUtc="2026-05-11T03:10:00Z">
        <w:r>
          <w:rPr>
            <w:rFonts w:ascii="Times New Roman" w:hAnsi="Times New Roman" w:cs="Times New Roman"/>
            <w:bCs/>
          </w:rPr>
          <w:t>Next, I assess</w:t>
        </w:r>
      </w:ins>
      <w:del w:id="600" w:author="Chris Dunlap" w:date="2026-05-10T22:10:00Z" w16du:dateUtc="2026-05-11T03:10:00Z">
        <w:r w:rsidR="007F0115" w:rsidRPr="007F0115" w:rsidDel="005D1F39">
          <w:rPr>
            <w:rFonts w:ascii="Times New Roman" w:hAnsi="Times New Roman" w:cs="Times New Roman"/>
            <w:bCs/>
          </w:rPr>
          <w:delText>We then evaluate</w:delText>
        </w:r>
      </w:del>
      <w:r w:rsidR="007F0115" w:rsidRPr="007F0115">
        <w:rPr>
          <w:rFonts w:ascii="Times New Roman" w:hAnsi="Times New Roman" w:cs="Times New Roman"/>
          <w:bCs/>
        </w:rPr>
        <w:t xml:space="preserve"> commitment depth as a continuous function of fleet size</w:t>
      </w:r>
      <w:ins w:id="601" w:author="Chris Dunlap" w:date="2026-05-10T22:11:00Z" w16du:dateUtc="2026-05-11T03:11:00Z">
        <w:r>
          <w:rPr>
            <w:rFonts w:ascii="Times New Roman" w:hAnsi="Times New Roman" w:cs="Times New Roman"/>
            <w:bCs/>
          </w:rPr>
          <w:t>, conducting</w:t>
        </w:r>
      </w:ins>
      <w:del w:id="602" w:author="Chris Dunlap" w:date="2026-05-10T22:11:00Z" w16du:dateUtc="2026-05-11T03:11:00Z">
        <w:r w:rsidR="007F0115" w:rsidRPr="007F0115" w:rsidDel="005D1F39">
          <w:rPr>
            <w:rFonts w:ascii="Times New Roman" w:hAnsi="Times New Roman" w:cs="Times New Roman"/>
            <w:bCs/>
          </w:rPr>
          <w:delText xml:space="preserve"> using</w:delText>
        </w:r>
      </w:del>
      <w:r w:rsidR="007F0115" w:rsidRPr="007F0115">
        <w:rPr>
          <w:rFonts w:ascii="Times New Roman" w:hAnsi="Times New Roman" w:cs="Times New Roman"/>
          <w:bCs/>
        </w:rPr>
        <w:t xml:space="preserve"> a parametric sweep from 0.5 </w:t>
      </w:r>
      <w:ins w:id="603" w:author="Chris Dunlap" w:date="2026-05-10T22:11:00Z" w16du:dateUtc="2026-05-11T03:11:00Z">
        <w:r>
          <w:rPr>
            <w:rFonts w:ascii="Times New Roman" w:hAnsi="Times New Roman" w:cs="Times New Roman"/>
            <w:bCs/>
          </w:rPr>
          <w:t xml:space="preserve">GW </w:t>
        </w:r>
      </w:ins>
      <w:r w:rsidR="007F0115" w:rsidRPr="007F0115">
        <w:rPr>
          <w:rFonts w:ascii="Times New Roman" w:hAnsi="Times New Roman" w:cs="Times New Roman"/>
          <w:bCs/>
        </w:rPr>
        <w:t xml:space="preserve">to 15 GW. </w:t>
      </w:r>
      <w:del w:id="604" w:author="Chris Dunlap" w:date="2026-05-10T22:11:00Z" w16du:dateUtc="2026-05-11T03:11:00Z">
        <w:r w:rsidR="007F0115" w:rsidRPr="007F0115" w:rsidDel="005D1F39">
          <w:rPr>
            <w:rFonts w:ascii="Times New Roman" w:hAnsi="Times New Roman" w:cs="Times New Roman"/>
            <w:bCs/>
          </w:rPr>
          <w:delText xml:space="preserve">Under </w:delText>
        </w:r>
      </w:del>
      <w:ins w:id="605" w:author="Chris Dunlap" w:date="2026-05-10T22:11:00Z" w16du:dateUtc="2026-05-11T03:11:00Z">
        <w:r>
          <w:rPr>
            <w:rFonts w:ascii="Times New Roman" w:hAnsi="Times New Roman" w:cs="Times New Roman"/>
            <w:bCs/>
          </w:rPr>
          <w:t>In</w:t>
        </w:r>
        <w:r w:rsidRPr="007F0115">
          <w:rPr>
            <w:rFonts w:ascii="Times New Roman" w:hAnsi="Times New Roman" w:cs="Times New Roman"/>
            <w:bCs/>
          </w:rPr>
          <w:t xml:space="preserve"> </w:t>
        </w:r>
      </w:ins>
      <w:r w:rsidR="007F0115" w:rsidRPr="007F0115">
        <w:rPr>
          <w:rFonts w:ascii="Times New Roman" w:hAnsi="Times New Roman" w:cs="Times New Roman"/>
          <w:bCs/>
        </w:rPr>
        <w:t xml:space="preserve">the inference-dominant </w:t>
      </w:r>
      <w:del w:id="606" w:author="Chris Dunlap" w:date="2026-05-10T22:11:00Z" w16du:dateUtc="2026-05-11T03:11:00Z">
        <w:r w:rsidR="007F0115" w:rsidRPr="007F0115" w:rsidDel="005D1F39">
          <w:rPr>
            <w:rFonts w:ascii="Times New Roman" w:hAnsi="Times New Roman" w:cs="Times New Roman"/>
            <w:bCs/>
          </w:rPr>
          <w:delText>scope</w:delText>
        </w:r>
      </w:del>
      <w:ins w:id="607" w:author="Chris Dunlap" w:date="2026-05-10T22:11:00Z" w16du:dateUtc="2026-05-11T03:11:00Z">
        <w:r w:rsidRPr="007F0115">
          <w:rPr>
            <w:rFonts w:ascii="Times New Roman" w:hAnsi="Times New Roman" w:cs="Times New Roman"/>
            <w:bCs/>
          </w:rPr>
          <w:t>sc</w:t>
        </w:r>
        <w:r>
          <w:rPr>
            <w:rFonts w:ascii="Times New Roman" w:hAnsi="Times New Roman" w:cs="Times New Roman"/>
            <w:bCs/>
          </w:rPr>
          <w:t>enario</w:t>
        </w:r>
      </w:ins>
      <w:r w:rsidR="007F0115" w:rsidRPr="007F0115">
        <w:rPr>
          <w:rFonts w:ascii="Times New Roman" w:hAnsi="Times New Roman" w:cs="Times New Roman"/>
          <w:bCs/>
        </w:rPr>
        <w:t xml:space="preserve">, commitment depth </w:t>
      </w:r>
      <w:del w:id="608" w:author="Chris Dunlap" w:date="2026-05-10T22:11:00Z" w16du:dateUtc="2026-05-11T03:11:00Z">
        <w:r w:rsidR="007F0115" w:rsidRPr="007F0115" w:rsidDel="005D1F39">
          <w:rPr>
            <w:rFonts w:ascii="Times New Roman" w:hAnsi="Times New Roman" w:cs="Times New Roman"/>
            <w:bCs/>
          </w:rPr>
          <w:delText xml:space="preserve">declines </w:delText>
        </w:r>
      </w:del>
      <w:ins w:id="609" w:author="Chris Dunlap" w:date="2026-05-10T22:11:00Z" w16du:dateUtc="2026-05-11T03:11:00Z">
        <w:r>
          <w:rPr>
            <w:rFonts w:ascii="Times New Roman" w:hAnsi="Times New Roman" w:cs="Times New Roman"/>
            <w:bCs/>
          </w:rPr>
          <w:t>decreases</w:t>
        </w:r>
        <w:r w:rsidRPr="007F0115">
          <w:rPr>
            <w:rFonts w:ascii="Times New Roman" w:hAnsi="Times New Roman" w:cs="Times New Roman"/>
            <w:bCs/>
          </w:rPr>
          <w:t xml:space="preserve"> </w:t>
        </w:r>
      </w:ins>
      <w:r w:rsidR="007F0115" w:rsidRPr="007F0115">
        <w:rPr>
          <w:rFonts w:ascii="Times New Roman" w:hAnsi="Times New Roman" w:cs="Times New Roman"/>
          <w:bCs/>
        </w:rPr>
        <w:t>from 39.8% at 1 GW to 38.5% at 10 GW</w:t>
      </w:r>
      <w:r w:rsidR="00DA4458">
        <w:rPr>
          <w:rFonts w:ascii="Times New Roman" w:hAnsi="Times New Roman" w:cs="Times New Roman"/>
          <w:bCs/>
        </w:rPr>
        <w:t xml:space="preserve">; </w:t>
      </w:r>
      <w:del w:id="610" w:author="Chris Dunlap" w:date="2026-05-10T22:11:00Z" w16du:dateUtc="2026-05-11T03:11:00Z">
        <w:r w:rsidR="00DA4458" w:rsidDel="005D1F39">
          <w:rPr>
            <w:rFonts w:ascii="Times New Roman" w:hAnsi="Times New Roman" w:cs="Times New Roman"/>
            <w:bCs/>
          </w:rPr>
          <w:delText>u</w:delText>
        </w:r>
        <w:r w:rsidR="007F0115" w:rsidRPr="007F0115" w:rsidDel="005D1F39">
          <w:rPr>
            <w:rFonts w:ascii="Times New Roman" w:hAnsi="Times New Roman" w:cs="Times New Roman"/>
            <w:bCs/>
          </w:rPr>
          <w:delText xml:space="preserve">nder </w:delText>
        </w:r>
      </w:del>
      <w:ins w:id="611" w:author="Chris Dunlap" w:date="2026-05-10T22:11:00Z" w16du:dateUtc="2026-05-11T03:11:00Z">
        <w:r>
          <w:rPr>
            <w:rFonts w:ascii="Times New Roman" w:hAnsi="Times New Roman" w:cs="Times New Roman"/>
            <w:bCs/>
          </w:rPr>
          <w:t>in</w:t>
        </w:r>
        <w:r w:rsidRPr="007F0115">
          <w:rPr>
            <w:rFonts w:ascii="Times New Roman" w:hAnsi="Times New Roman" w:cs="Times New Roman"/>
            <w:bCs/>
          </w:rPr>
          <w:t xml:space="preserve"> </w:t>
        </w:r>
      </w:ins>
      <w:r w:rsidR="007F0115" w:rsidRPr="007F0115">
        <w:rPr>
          <w:rFonts w:ascii="Times New Roman" w:hAnsi="Times New Roman" w:cs="Times New Roman"/>
          <w:bCs/>
        </w:rPr>
        <w:t xml:space="preserve">the mixed-use </w:t>
      </w:r>
      <w:del w:id="612" w:author="Chris Dunlap" w:date="2026-05-10T22:11:00Z" w16du:dateUtc="2026-05-11T03:11:00Z">
        <w:r w:rsidR="007F0115" w:rsidRPr="007F0115" w:rsidDel="005D1F39">
          <w:rPr>
            <w:rFonts w:ascii="Times New Roman" w:hAnsi="Times New Roman" w:cs="Times New Roman"/>
            <w:bCs/>
          </w:rPr>
          <w:delText>scope</w:delText>
        </w:r>
      </w:del>
      <w:ins w:id="613" w:author="Chris Dunlap" w:date="2026-05-10T22:11:00Z" w16du:dateUtc="2026-05-11T03:11:00Z">
        <w:r w:rsidRPr="007F0115">
          <w:rPr>
            <w:rFonts w:ascii="Times New Roman" w:hAnsi="Times New Roman" w:cs="Times New Roman"/>
            <w:bCs/>
          </w:rPr>
          <w:t>sc</w:t>
        </w:r>
        <w:r>
          <w:rPr>
            <w:rFonts w:ascii="Times New Roman" w:hAnsi="Times New Roman" w:cs="Times New Roman"/>
            <w:bCs/>
          </w:rPr>
          <w:t>enario</w:t>
        </w:r>
      </w:ins>
      <w:r w:rsidR="007F0115" w:rsidRPr="007F0115">
        <w:rPr>
          <w:rFonts w:ascii="Times New Roman" w:hAnsi="Times New Roman" w:cs="Times New Roman"/>
          <w:bCs/>
        </w:rPr>
        <w:t>,</w:t>
      </w:r>
      <w:ins w:id="614" w:author="Chris Dunlap" w:date="2026-05-10T22:11:00Z" w16du:dateUtc="2026-05-11T03:11:00Z">
        <w:r>
          <w:rPr>
            <w:rFonts w:ascii="Times New Roman" w:hAnsi="Times New Roman" w:cs="Times New Roman"/>
            <w:bCs/>
          </w:rPr>
          <w:t xml:space="preserve"> it declines from</w:t>
        </w:r>
      </w:ins>
      <w:r w:rsidR="00DA4458">
        <w:rPr>
          <w:rFonts w:ascii="Times New Roman" w:hAnsi="Times New Roman" w:cs="Times New Roman"/>
          <w:bCs/>
        </w:rPr>
        <w:t xml:space="preserve"> </w:t>
      </w:r>
      <w:r w:rsidR="007F0115" w:rsidRPr="007F0115">
        <w:rPr>
          <w:rFonts w:ascii="Times New Roman" w:hAnsi="Times New Roman" w:cs="Times New Roman"/>
          <w:bCs/>
        </w:rPr>
        <w:t xml:space="preserve">from 24.6% at 1 GW to 24.1% at 10 GW. The </w:t>
      </w:r>
      <w:del w:id="615" w:author="Chris Dunlap" w:date="2026-05-10T22:12:00Z" w16du:dateUtc="2026-05-11T03:12:00Z">
        <w:r w:rsidR="007F0115" w:rsidRPr="007F0115" w:rsidDel="005D1F39">
          <w:rPr>
            <w:rFonts w:ascii="Times New Roman" w:hAnsi="Times New Roman" w:cs="Times New Roman"/>
            <w:bCs/>
          </w:rPr>
          <w:delText xml:space="preserve">decline </w:delText>
        </w:r>
      </w:del>
      <w:ins w:id="616" w:author="Chris Dunlap" w:date="2026-05-10T22:12:00Z" w16du:dateUtc="2026-05-11T03:12:00Z">
        <w:r>
          <w:rPr>
            <w:rFonts w:ascii="Times New Roman" w:hAnsi="Times New Roman" w:cs="Times New Roman"/>
            <w:bCs/>
          </w:rPr>
          <w:t>reduction</w:t>
        </w:r>
        <w:r w:rsidRPr="007F0115">
          <w:rPr>
            <w:rFonts w:ascii="Times New Roman" w:hAnsi="Times New Roman" w:cs="Times New Roman"/>
            <w:bCs/>
          </w:rPr>
          <w:t xml:space="preserve"> </w:t>
        </w:r>
      </w:ins>
      <w:r w:rsidR="007F0115" w:rsidRPr="007F0115">
        <w:rPr>
          <w:rFonts w:ascii="Times New Roman" w:hAnsi="Times New Roman" w:cs="Times New Roman"/>
          <w:bCs/>
        </w:rPr>
        <w:t xml:space="preserve">is </w:t>
      </w:r>
      <w:del w:id="617" w:author="Chris Dunlap" w:date="2026-05-10T22:12:00Z" w16du:dateUtc="2026-05-11T03:12:00Z">
        <w:r w:rsidR="007F0115" w:rsidRPr="007F0115" w:rsidDel="00A20E5B">
          <w:rPr>
            <w:rFonts w:ascii="Times New Roman" w:hAnsi="Times New Roman" w:cs="Times New Roman"/>
            <w:bCs/>
          </w:rPr>
          <w:delText xml:space="preserve">driven </w:delText>
        </w:r>
      </w:del>
      <w:ins w:id="618" w:author="Chris Dunlap" w:date="2026-05-10T22:12:00Z" w16du:dateUtc="2026-05-11T03:12:00Z">
        <w:r w:rsidR="00A20E5B">
          <w:rPr>
            <w:rFonts w:ascii="Times New Roman" w:hAnsi="Times New Roman" w:cs="Times New Roman"/>
            <w:bCs/>
          </w:rPr>
          <w:t>mainly due to increased destination contention affecting spatial migration: the proportion of Monte Carlo draws constrained by destination</w:t>
        </w:r>
      </w:ins>
      <w:del w:id="619" w:author="Chris Dunlap" w:date="2026-05-10T22:12:00Z" w16du:dateUtc="2026-05-11T03:12:00Z">
        <w:r w:rsidR="007F0115" w:rsidRPr="007F0115" w:rsidDel="00A20E5B">
          <w:rPr>
            <w:rFonts w:ascii="Times New Roman" w:hAnsi="Times New Roman" w:cs="Times New Roman"/>
            <w:bCs/>
          </w:rPr>
          <w:delText>primarily by destination contention engaging spatial migration: the share of Monte Carlo draws that are destination-constrained</w:delText>
        </w:r>
      </w:del>
      <w:r w:rsidR="007F0115" w:rsidRPr="007F0115">
        <w:rPr>
          <w:rFonts w:ascii="Times New Roman" w:hAnsi="Times New Roman" w:cs="Times New Roman"/>
          <w:bCs/>
        </w:rPr>
        <w:t xml:space="preserve"> rises from 4.9% at 1 GW to 25.7% at 10 GW </w:t>
      </w:r>
      <w:del w:id="620" w:author="Chris Dunlap" w:date="2026-05-10T22:12:00Z" w16du:dateUtc="2026-05-11T03:12:00Z">
        <w:r w:rsidR="007F0115" w:rsidRPr="007F0115" w:rsidDel="00A20E5B">
          <w:rPr>
            <w:rFonts w:ascii="Times New Roman" w:hAnsi="Times New Roman" w:cs="Times New Roman"/>
            <w:bCs/>
          </w:rPr>
          <w:delText xml:space="preserve">under the </w:delText>
        </w:r>
      </w:del>
      <w:ins w:id="621" w:author="Chris Dunlap" w:date="2026-05-10T22:12:00Z" w16du:dateUtc="2026-05-11T03:12:00Z">
        <w:r w:rsidR="00A20E5B">
          <w:rPr>
            <w:rFonts w:ascii="Times New Roman" w:hAnsi="Times New Roman" w:cs="Times New Roman"/>
            <w:bCs/>
          </w:rPr>
          <w:t>(</w:t>
        </w:r>
      </w:ins>
      <w:r w:rsidR="007F0115" w:rsidRPr="007F0115">
        <w:rPr>
          <w:rFonts w:ascii="Times New Roman" w:hAnsi="Times New Roman" w:cs="Times New Roman"/>
          <w:bCs/>
        </w:rPr>
        <w:t>inference-dominant</w:t>
      </w:r>
      <w:ins w:id="622" w:author="Chris Dunlap" w:date="2026-05-10T22:13:00Z" w16du:dateUtc="2026-05-11T03:13:00Z">
        <w:r w:rsidR="00A20E5B">
          <w:rPr>
            <w:rFonts w:ascii="Times New Roman" w:hAnsi="Times New Roman" w:cs="Times New Roman"/>
            <w:bCs/>
          </w:rPr>
          <w:t>)</w:t>
        </w:r>
      </w:ins>
      <w:del w:id="623" w:author="Chris Dunlap" w:date="2026-05-10T22:13:00Z" w16du:dateUtc="2026-05-11T03:13:00Z">
        <w:r w:rsidR="007F0115" w:rsidRPr="007F0115" w:rsidDel="00A20E5B">
          <w:rPr>
            <w:rFonts w:ascii="Times New Roman" w:hAnsi="Times New Roman" w:cs="Times New Roman"/>
            <w:bCs/>
          </w:rPr>
          <w:delText xml:space="preserve"> scope</w:delText>
        </w:r>
      </w:del>
      <w:r w:rsidR="007F0115" w:rsidRPr="007F0115">
        <w:rPr>
          <w:rFonts w:ascii="Times New Roman" w:hAnsi="Times New Roman" w:cs="Times New Roman"/>
          <w:bCs/>
        </w:rPr>
        <w:t xml:space="preserve">, and from 3.0% to 8.5% </w:t>
      </w:r>
      <w:del w:id="624" w:author="Chris Dunlap" w:date="2026-05-10T22:13:00Z" w16du:dateUtc="2026-05-11T03:13:00Z">
        <w:r w:rsidR="007F0115" w:rsidRPr="007F0115" w:rsidDel="00A20E5B">
          <w:rPr>
            <w:rFonts w:ascii="Times New Roman" w:hAnsi="Times New Roman" w:cs="Times New Roman"/>
            <w:bCs/>
          </w:rPr>
          <w:delText xml:space="preserve">under the </w:delText>
        </w:r>
      </w:del>
      <w:ins w:id="625" w:author="Chris Dunlap" w:date="2026-05-10T22:13:00Z" w16du:dateUtc="2026-05-11T03:13:00Z">
        <w:r w:rsidR="00A20E5B">
          <w:rPr>
            <w:rFonts w:ascii="Times New Roman" w:hAnsi="Times New Roman" w:cs="Times New Roman"/>
            <w:bCs/>
          </w:rPr>
          <w:t>(</w:t>
        </w:r>
      </w:ins>
      <w:r w:rsidR="007F0115" w:rsidRPr="007F0115">
        <w:rPr>
          <w:rFonts w:ascii="Times New Roman" w:hAnsi="Times New Roman" w:cs="Times New Roman"/>
          <w:bCs/>
        </w:rPr>
        <w:t>mixed-use</w:t>
      </w:r>
      <w:ins w:id="626" w:author="Chris Dunlap" w:date="2026-05-10T22:13:00Z" w16du:dateUtc="2026-05-11T03:13:00Z">
        <w:r w:rsidR="00A20E5B">
          <w:rPr>
            <w:rFonts w:ascii="Times New Roman" w:hAnsi="Times New Roman" w:cs="Times New Roman"/>
            <w:bCs/>
          </w:rPr>
          <w:t>)</w:t>
        </w:r>
      </w:ins>
      <w:del w:id="627" w:author="Chris Dunlap" w:date="2026-05-10T22:13:00Z" w16du:dateUtc="2026-05-11T03:13:00Z">
        <w:r w:rsidR="007F0115" w:rsidRPr="007F0115" w:rsidDel="00A20E5B">
          <w:rPr>
            <w:rFonts w:ascii="Times New Roman" w:hAnsi="Times New Roman" w:cs="Times New Roman"/>
            <w:bCs/>
          </w:rPr>
          <w:delText xml:space="preserve"> scope</w:delText>
        </w:r>
      </w:del>
      <w:r w:rsidR="007F0115" w:rsidRPr="007F0115">
        <w:rPr>
          <w:rFonts w:ascii="Times New Roman" w:hAnsi="Times New Roman" w:cs="Times New Roman"/>
          <w:bCs/>
        </w:rPr>
        <w:t xml:space="preserve">. Spatial contention </w:t>
      </w:r>
      <w:del w:id="628" w:author="Chris Dunlap" w:date="2026-05-10T22:13:00Z" w16du:dateUtc="2026-05-11T03:13:00Z">
        <w:r w:rsidR="007F0115" w:rsidRPr="007F0115" w:rsidDel="00A20E5B">
          <w:rPr>
            <w:rFonts w:ascii="Times New Roman" w:hAnsi="Times New Roman" w:cs="Times New Roman"/>
            <w:bCs/>
          </w:rPr>
          <w:delText>does not exceed the</w:delText>
        </w:r>
      </w:del>
      <w:ins w:id="629" w:author="Chris Dunlap" w:date="2026-05-10T22:13:00Z" w16du:dateUtc="2026-05-11T03:13:00Z">
        <w:r w:rsidR="00A20E5B">
          <w:rPr>
            <w:rFonts w:ascii="Times New Roman" w:hAnsi="Times New Roman" w:cs="Times New Roman"/>
            <w:bCs/>
          </w:rPr>
          <w:t>remains below</w:t>
        </w:r>
      </w:ins>
      <w:r w:rsidR="007F0115" w:rsidRPr="007F0115">
        <w:rPr>
          <w:rFonts w:ascii="Times New Roman" w:hAnsi="Times New Roman" w:cs="Times New Roman"/>
          <w:bCs/>
        </w:rPr>
        <w:t xml:space="preserve"> 50% </w:t>
      </w:r>
      <w:del w:id="630" w:author="Chris Dunlap" w:date="2026-05-10T22:13:00Z" w16du:dateUtc="2026-05-11T03:13:00Z">
        <w:r w:rsidR="007F0115" w:rsidRPr="007F0115" w:rsidDel="00A20E5B">
          <w:rPr>
            <w:rFonts w:ascii="Times New Roman" w:hAnsi="Times New Roman" w:cs="Times New Roman"/>
            <w:bCs/>
          </w:rPr>
          <w:delText xml:space="preserve">threshold </w:delText>
        </w:r>
      </w:del>
      <w:ins w:id="631" w:author="Chris Dunlap" w:date="2026-05-10T22:13:00Z" w16du:dateUtc="2026-05-11T03:13:00Z">
        <w:r w:rsidR="00A20E5B">
          <w:rPr>
            <w:rFonts w:ascii="Times New Roman" w:hAnsi="Times New Roman" w:cs="Times New Roman"/>
            <w:bCs/>
          </w:rPr>
          <w:t>throughout</w:t>
        </w:r>
      </w:ins>
      <w:del w:id="632" w:author="Chris Dunlap" w:date="2026-05-10T22:14:00Z" w16du:dateUtc="2026-05-11T03:14:00Z">
        <w:r w:rsidR="007F0115" w:rsidRPr="007F0115" w:rsidDel="00A20E5B">
          <w:rPr>
            <w:rFonts w:ascii="Times New Roman" w:hAnsi="Times New Roman" w:cs="Times New Roman"/>
            <w:bCs/>
          </w:rPr>
          <w:delText>within</w:delText>
        </w:r>
      </w:del>
      <w:r w:rsidR="007F0115" w:rsidRPr="007F0115">
        <w:rPr>
          <w:rFonts w:ascii="Times New Roman" w:hAnsi="Times New Roman" w:cs="Times New Roman"/>
          <w:bCs/>
        </w:rPr>
        <w:t xml:space="preserve"> the </w:t>
      </w:r>
      <w:ins w:id="633" w:author="Chris Dunlap" w:date="2026-05-10T22:14:00Z" w16du:dateUtc="2026-05-11T03:14:00Z">
        <w:r w:rsidR="00A20E5B">
          <w:rPr>
            <w:rFonts w:ascii="Times New Roman" w:hAnsi="Times New Roman" w:cs="Times New Roman"/>
            <w:bCs/>
          </w:rPr>
          <w:t xml:space="preserve">sweep, </w:t>
        </w:r>
      </w:ins>
      <w:del w:id="634" w:author="Chris Dunlap" w:date="2026-05-10T22:14:00Z" w16du:dateUtc="2026-05-11T03:14:00Z">
        <w:r w:rsidR="007F0115" w:rsidRPr="007F0115" w:rsidDel="00A20E5B">
          <w:rPr>
            <w:rFonts w:ascii="Times New Roman" w:hAnsi="Times New Roman" w:cs="Times New Roman"/>
            <w:bCs/>
          </w:rPr>
          <w:delText xml:space="preserve">swept range, </w:delText>
        </w:r>
      </w:del>
      <w:r w:rsidR="007F0115" w:rsidRPr="007F0115">
        <w:rPr>
          <w:rFonts w:ascii="Times New Roman" w:hAnsi="Times New Roman" w:cs="Times New Roman"/>
          <w:bCs/>
        </w:rPr>
        <w:t>with</w:t>
      </w:r>
      <w:ins w:id="635" w:author="Chris Dunlap" w:date="2026-05-10T22:14:00Z" w16du:dateUtc="2026-05-11T03:14:00Z">
        <w:r w:rsidR="00A20E5B">
          <w:rPr>
            <w:rFonts w:ascii="Times New Roman" w:hAnsi="Times New Roman" w:cs="Times New Roman"/>
            <w:bCs/>
          </w:rPr>
          <w:t xml:space="preserve"> greater contention</w:t>
        </w:r>
      </w:ins>
      <w:del w:id="636" w:author="Chris Dunlap" w:date="2026-05-10T22:14:00Z" w16du:dateUtc="2026-05-11T03:14:00Z">
        <w:r w:rsidR="007F0115" w:rsidRPr="007F0115" w:rsidDel="00A20E5B">
          <w:rPr>
            <w:rFonts w:ascii="Times New Roman" w:hAnsi="Times New Roman" w:cs="Times New Roman"/>
            <w:bCs/>
          </w:rPr>
          <w:delText xml:space="preserve"> onset</w:delText>
        </w:r>
      </w:del>
      <w:r w:rsidR="007F0115" w:rsidRPr="007F0115">
        <w:rPr>
          <w:rFonts w:ascii="Times New Roman" w:hAnsi="Times New Roman" w:cs="Times New Roman"/>
          <w:bCs/>
        </w:rPr>
        <w:t xml:space="preserve"> projected </w:t>
      </w:r>
      <w:del w:id="637" w:author="Chris Dunlap" w:date="2026-05-10T22:14:00Z" w16du:dateUtc="2026-05-11T03:14:00Z">
        <w:r w:rsidR="007F0115" w:rsidRPr="007F0115" w:rsidDel="00A20E5B">
          <w:rPr>
            <w:rFonts w:ascii="Times New Roman" w:hAnsi="Times New Roman" w:cs="Times New Roman"/>
            <w:bCs/>
          </w:rPr>
          <w:delText xml:space="preserve">beyond </w:delText>
        </w:r>
      </w:del>
      <w:ins w:id="638" w:author="Chris Dunlap" w:date="2026-05-10T22:14:00Z" w16du:dateUtc="2026-05-11T03:14:00Z">
        <w:r w:rsidR="00A20E5B">
          <w:rPr>
            <w:rFonts w:ascii="Times New Roman" w:hAnsi="Times New Roman" w:cs="Times New Roman"/>
            <w:bCs/>
          </w:rPr>
          <w:t>past</w:t>
        </w:r>
        <w:r w:rsidR="00A20E5B" w:rsidRPr="007F0115">
          <w:rPr>
            <w:rFonts w:ascii="Times New Roman" w:hAnsi="Times New Roman" w:cs="Times New Roman"/>
            <w:bCs/>
          </w:rPr>
          <w:t xml:space="preserve"> </w:t>
        </w:r>
      </w:ins>
      <w:r w:rsidR="007F0115" w:rsidRPr="007F0115">
        <w:rPr>
          <w:rFonts w:ascii="Times New Roman" w:hAnsi="Times New Roman" w:cs="Times New Roman"/>
          <w:bCs/>
        </w:rPr>
        <w:t xml:space="preserve">15 GW. </w:t>
      </w:r>
    </w:p>
    <w:p w14:paraId="2A8166F9" w14:textId="39E0DA1C" w:rsidR="001D6E1E" w:rsidRPr="001D6E1E" w:rsidRDefault="007F0115" w:rsidP="001D6E1E">
      <w:pPr>
        <w:rPr>
          <w:rFonts w:ascii="Times New Roman" w:hAnsi="Times New Roman" w:cs="Times New Roman"/>
          <w:bCs/>
        </w:rPr>
      </w:pPr>
      <w:r w:rsidRPr="007F0115">
        <w:rPr>
          <w:rFonts w:ascii="Times New Roman" w:hAnsi="Times New Roman" w:cs="Times New Roman"/>
          <w:bCs/>
        </w:rPr>
        <w:t xml:space="preserve">The </w:t>
      </w:r>
      <w:del w:id="639" w:author="Chris Dunlap" w:date="2026-05-10T22:14:00Z" w16du:dateUtc="2026-05-11T03:14:00Z">
        <w:r w:rsidRPr="007F0115" w:rsidDel="00A20E5B">
          <w:rPr>
            <w:rFonts w:ascii="Times New Roman" w:hAnsi="Times New Roman" w:cs="Times New Roman"/>
            <w:bCs/>
          </w:rPr>
          <w:delText xml:space="preserve">decline </w:delText>
        </w:r>
      </w:del>
      <w:ins w:id="640" w:author="Chris Dunlap" w:date="2026-05-10T22:14:00Z" w16du:dateUtc="2026-05-11T03:14:00Z">
        <w:r w:rsidR="00A20E5B" w:rsidRPr="007F0115">
          <w:rPr>
            <w:rFonts w:ascii="Times New Roman" w:hAnsi="Times New Roman" w:cs="Times New Roman"/>
            <w:bCs/>
          </w:rPr>
          <w:t>dec</w:t>
        </w:r>
        <w:r w:rsidR="00A20E5B">
          <w:rPr>
            <w:rFonts w:ascii="Times New Roman" w:hAnsi="Times New Roman" w:cs="Times New Roman"/>
            <w:bCs/>
          </w:rPr>
          <w:t>rease</w:t>
        </w:r>
        <w:r w:rsidR="00A20E5B" w:rsidRPr="007F0115">
          <w:rPr>
            <w:rFonts w:ascii="Times New Roman" w:hAnsi="Times New Roman" w:cs="Times New Roman"/>
            <w:bCs/>
          </w:rPr>
          <w:t xml:space="preserve"> </w:t>
        </w:r>
      </w:ins>
      <w:r w:rsidRPr="007F0115">
        <w:rPr>
          <w:rFonts w:ascii="Times New Roman" w:hAnsi="Times New Roman" w:cs="Times New Roman"/>
          <w:bCs/>
        </w:rPr>
        <w:t xml:space="preserve">in </w:t>
      </w:r>
      <w:del w:id="641" w:author="Chris Dunlap" w:date="2026-05-10T22:14:00Z" w16du:dateUtc="2026-05-11T03:14:00Z">
        <w:r w:rsidRPr="007F0115" w:rsidDel="00A20E5B">
          <w:rPr>
            <w:rFonts w:ascii="Times New Roman" w:hAnsi="Times New Roman" w:cs="Times New Roman"/>
            <w:bCs/>
          </w:rPr>
          <w:delText xml:space="preserve">mean </w:delText>
        </w:r>
      </w:del>
      <w:ins w:id="642" w:author="Chris Dunlap" w:date="2026-05-10T22:14:00Z" w16du:dateUtc="2026-05-11T03:14:00Z">
        <w:r w:rsidR="00A20E5B">
          <w:rPr>
            <w:rFonts w:ascii="Times New Roman" w:hAnsi="Times New Roman" w:cs="Times New Roman"/>
            <w:bCs/>
          </w:rPr>
          <w:t>average</w:t>
        </w:r>
        <w:r w:rsidR="00A20E5B" w:rsidRPr="007F0115">
          <w:rPr>
            <w:rFonts w:ascii="Times New Roman" w:hAnsi="Times New Roman" w:cs="Times New Roman"/>
            <w:bCs/>
          </w:rPr>
          <w:t xml:space="preserve"> </w:t>
        </w:r>
      </w:ins>
      <w:r w:rsidRPr="007F0115">
        <w:rPr>
          <w:rFonts w:ascii="Times New Roman" w:hAnsi="Times New Roman" w:cs="Times New Roman"/>
          <w:bCs/>
        </w:rPr>
        <w:t xml:space="preserve">commitment depth is </w:t>
      </w:r>
      <w:del w:id="643" w:author="Chris Dunlap" w:date="2026-05-10T22:14:00Z" w16du:dateUtc="2026-05-11T03:14:00Z">
        <w:r w:rsidRPr="007F0115" w:rsidDel="00A20E5B">
          <w:rPr>
            <w:rFonts w:ascii="Times New Roman" w:hAnsi="Times New Roman" w:cs="Times New Roman"/>
            <w:bCs/>
          </w:rPr>
          <w:delText xml:space="preserve">mild </w:delText>
        </w:r>
      </w:del>
      <w:ins w:id="644" w:author="Chris Dunlap" w:date="2026-05-10T22:14:00Z" w16du:dateUtc="2026-05-11T03:14:00Z">
        <w:r w:rsidR="00A20E5B" w:rsidRPr="007F0115">
          <w:rPr>
            <w:rFonts w:ascii="Times New Roman" w:hAnsi="Times New Roman" w:cs="Times New Roman"/>
            <w:bCs/>
          </w:rPr>
          <w:t>m</w:t>
        </w:r>
        <w:r w:rsidR="00A20E5B">
          <w:rPr>
            <w:rFonts w:ascii="Times New Roman" w:hAnsi="Times New Roman" w:cs="Times New Roman"/>
            <w:bCs/>
          </w:rPr>
          <w:t>odest</w:t>
        </w:r>
        <w:r w:rsidR="00A20E5B" w:rsidRPr="007F0115">
          <w:rPr>
            <w:rFonts w:ascii="Times New Roman" w:hAnsi="Times New Roman" w:cs="Times New Roman"/>
            <w:bCs/>
          </w:rPr>
          <w:t xml:space="preserve"> </w:t>
        </w:r>
      </w:ins>
      <w:r w:rsidRPr="007F0115">
        <w:rPr>
          <w:rFonts w:ascii="Times New Roman" w:hAnsi="Times New Roman" w:cs="Times New Roman"/>
          <w:bCs/>
        </w:rPr>
        <w:t xml:space="preserve">because deferral and DVFS </w:t>
      </w:r>
      <w:ins w:id="645" w:author="Chris Dunlap" w:date="2026-05-10T22:14:00Z" w16du:dateUtc="2026-05-11T03:14:00Z">
        <w:r w:rsidR="00A20E5B">
          <w:rPr>
            <w:rFonts w:ascii="Times New Roman" w:hAnsi="Times New Roman" w:cs="Times New Roman"/>
            <w:bCs/>
          </w:rPr>
          <w:t xml:space="preserve">mechanisms </w:t>
        </w:r>
      </w:ins>
      <w:r w:rsidRPr="007F0115">
        <w:rPr>
          <w:rFonts w:ascii="Times New Roman" w:hAnsi="Times New Roman" w:cs="Times New Roman"/>
          <w:bCs/>
        </w:rPr>
        <w:t xml:space="preserve">contribute additively across all fleet sizes and do not saturate within the </w:t>
      </w:r>
      <w:del w:id="646" w:author="Chris Dunlap" w:date="2026-05-10T22:15:00Z" w16du:dateUtc="2026-05-11T03:15:00Z">
        <w:r w:rsidRPr="007F0115" w:rsidDel="00A20E5B">
          <w:rPr>
            <w:rFonts w:ascii="Times New Roman" w:hAnsi="Times New Roman" w:cs="Times New Roman"/>
            <w:bCs/>
          </w:rPr>
          <w:delText xml:space="preserve">range </w:delText>
        </w:r>
      </w:del>
      <w:r w:rsidRPr="007F0115">
        <w:rPr>
          <w:rFonts w:ascii="Times New Roman" w:hAnsi="Times New Roman" w:cs="Times New Roman"/>
          <w:bCs/>
        </w:rPr>
        <w:t>evaluated</w:t>
      </w:r>
      <w:ins w:id="647" w:author="Chris Dunlap" w:date="2026-05-10T22:15:00Z" w16du:dateUtc="2026-05-11T03:15:00Z">
        <w:r w:rsidR="00A20E5B">
          <w:rPr>
            <w:rFonts w:ascii="Times New Roman" w:hAnsi="Times New Roman" w:cs="Times New Roman"/>
            <w:bCs/>
          </w:rPr>
          <w:t xml:space="preserve"> range</w:t>
        </w:r>
      </w:ins>
      <w:r w:rsidR="00DA4458">
        <w:rPr>
          <w:rFonts w:ascii="Times New Roman" w:hAnsi="Times New Roman" w:cs="Times New Roman"/>
          <w:bCs/>
        </w:rPr>
        <w:t xml:space="preserve">. </w:t>
      </w:r>
      <w:ins w:id="648" w:author="Chris Dunlap" w:date="2026-05-10T22:15:00Z" w16du:dateUtc="2026-05-11T03:15:00Z">
        <w:r w:rsidR="00A20E5B">
          <w:rPr>
            <w:rFonts w:ascii="Times New Roman" w:hAnsi="Times New Roman" w:cs="Times New Roman"/>
            <w:bCs/>
          </w:rPr>
          <w:t>However, the</w:t>
        </w:r>
      </w:ins>
      <w:del w:id="649" w:author="Chris Dunlap" w:date="2026-05-10T22:15:00Z" w16du:dateUtc="2026-05-11T03:15:00Z">
        <w:r w:rsidR="00DA4458" w:rsidDel="00A20E5B">
          <w:rPr>
            <w:rFonts w:ascii="Times New Roman" w:hAnsi="Times New Roman" w:cs="Times New Roman"/>
            <w:bCs/>
          </w:rPr>
          <w:delText>T</w:delText>
        </w:r>
        <w:r w:rsidRPr="007F0115" w:rsidDel="00A20E5B">
          <w:rPr>
            <w:rFonts w:ascii="Times New Roman" w:hAnsi="Times New Roman" w:cs="Times New Roman"/>
            <w:bCs/>
          </w:rPr>
          <w:delText>he</w:delText>
        </w:r>
      </w:del>
      <w:r w:rsidRPr="007F0115">
        <w:rPr>
          <w:rFonts w:ascii="Times New Roman" w:hAnsi="Times New Roman" w:cs="Times New Roman"/>
          <w:bCs/>
        </w:rPr>
        <w:t xml:space="preserve"> 5th percentile </w:t>
      </w:r>
      <w:ins w:id="650" w:author="Chris Dunlap" w:date="2026-05-10T22:15:00Z" w16du:dateUtc="2026-05-11T03:15:00Z">
        <w:r w:rsidR="00A20E5B">
          <w:rPr>
            <w:rFonts w:ascii="Times New Roman" w:hAnsi="Times New Roman" w:cs="Times New Roman"/>
            <w:bCs/>
          </w:rPr>
          <w:t xml:space="preserve">drops more sharply </w:t>
        </w:r>
      </w:ins>
      <w:ins w:id="651" w:author="Chris Dunlap" w:date="2026-05-11T08:51:00Z" w16du:dateUtc="2026-05-11T13:51:00Z">
        <w:r w:rsidR="004468BA">
          <w:rPr>
            <w:rFonts w:ascii="Times New Roman" w:hAnsi="Times New Roman" w:cs="Times New Roman"/>
            <w:bCs/>
          </w:rPr>
          <w:t>—</w:t>
        </w:r>
      </w:ins>
      <w:ins w:id="652" w:author="Chris Dunlap" w:date="2026-05-10T22:15:00Z" w16du:dateUtc="2026-05-11T03:15:00Z">
        <w:r w:rsidR="00A20E5B">
          <w:rPr>
            <w:rFonts w:ascii="Times New Roman" w:hAnsi="Times New Roman" w:cs="Times New Roman"/>
            <w:bCs/>
          </w:rPr>
          <w:t xml:space="preserve"> from </w:t>
        </w:r>
      </w:ins>
      <w:del w:id="653" w:author="Chris Dunlap" w:date="2026-05-10T22:15:00Z" w16du:dateUtc="2026-05-11T03:15:00Z">
        <w:r w:rsidRPr="007F0115" w:rsidDel="00A20E5B">
          <w:rPr>
            <w:rFonts w:ascii="Times New Roman" w:hAnsi="Times New Roman" w:cs="Times New Roman"/>
            <w:bCs/>
          </w:rPr>
          <w:delText>s</w:delText>
        </w:r>
      </w:del>
      <w:del w:id="654" w:author="Chris Dunlap" w:date="2026-05-10T22:16:00Z" w16du:dateUtc="2026-05-11T03:16:00Z">
        <w:r w:rsidRPr="007F0115" w:rsidDel="00A20E5B">
          <w:rPr>
            <w:rFonts w:ascii="Times New Roman" w:hAnsi="Times New Roman" w:cs="Times New Roman"/>
            <w:bCs/>
          </w:rPr>
          <w:delText xml:space="preserve">hows a </w:delText>
        </w:r>
        <w:r w:rsidRPr="007F0115" w:rsidDel="00A20E5B">
          <w:rPr>
            <w:rFonts w:ascii="Times New Roman" w:hAnsi="Times New Roman" w:cs="Times New Roman"/>
            <w:bCs/>
          </w:rPr>
          <w:lastRenderedPageBreak/>
          <w:delText xml:space="preserve">sharper decline (from </w:delText>
        </w:r>
      </w:del>
      <w:r w:rsidRPr="007F0115">
        <w:rPr>
          <w:rFonts w:ascii="Times New Roman" w:hAnsi="Times New Roman" w:cs="Times New Roman"/>
          <w:bCs/>
        </w:rPr>
        <w:t xml:space="preserve">38.1% to 25.2% </w:t>
      </w:r>
      <w:ins w:id="655" w:author="Chris Dunlap" w:date="2026-05-10T22:16:00Z" w16du:dateUtc="2026-05-11T03:16:00Z">
        <w:r w:rsidR="00A20E5B">
          <w:rPr>
            <w:rFonts w:ascii="Times New Roman" w:hAnsi="Times New Roman" w:cs="Times New Roman"/>
            <w:bCs/>
          </w:rPr>
          <w:t>(inference-dominant)</w:t>
        </w:r>
      </w:ins>
      <w:del w:id="656" w:author="Chris Dunlap" w:date="2026-05-10T22:16:00Z" w16du:dateUtc="2026-05-11T03:16:00Z">
        <w:r w:rsidRPr="007F0115" w:rsidDel="00A20E5B">
          <w:rPr>
            <w:rFonts w:ascii="Times New Roman" w:hAnsi="Times New Roman" w:cs="Times New Roman"/>
            <w:bCs/>
          </w:rPr>
          <w:delText>under inference-dominant</w:delText>
        </w:r>
      </w:del>
      <w:ins w:id="657" w:author="Chris Dunlap" w:date="2026-05-10T22:16:00Z" w16du:dateUtc="2026-05-11T03:16:00Z">
        <w:r w:rsidR="00A20E5B">
          <w:rPr>
            <w:rFonts w:ascii="Times New Roman" w:hAnsi="Times New Roman" w:cs="Times New Roman"/>
            <w:bCs/>
          </w:rPr>
          <w:t xml:space="preserve"> and </w:t>
        </w:r>
      </w:ins>
      <w:del w:id="658" w:author="Chris Dunlap" w:date="2026-05-10T22:16:00Z" w16du:dateUtc="2026-05-11T03:16:00Z">
        <w:r w:rsidRPr="007F0115" w:rsidDel="00A20E5B">
          <w:rPr>
            <w:rFonts w:ascii="Times New Roman" w:hAnsi="Times New Roman" w:cs="Times New Roman"/>
            <w:bCs/>
          </w:rPr>
          <w:delText xml:space="preserve">; </w:delText>
        </w:r>
      </w:del>
      <w:r w:rsidRPr="007F0115">
        <w:rPr>
          <w:rFonts w:ascii="Times New Roman" w:hAnsi="Times New Roman" w:cs="Times New Roman"/>
          <w:bCs/>
        </w:rPr>
        <w:t xml:space="preserve">from 23.6% to 16.1% </w:t>
      </w:r>
      <w:del w:id="659" w:author="Chris Dunlap" w:date="2026-05-10T22:16:00Z" w16du:dateUtc="2026-05-11T03:16:00Z">
        <w:r w:rsidRPr="007F0115" w:rsidDel="00A20E5B">
          <w:rPr>
            <w:rFonts w:ascii="Times New Roman" w:hAnsi="Times New Roman" w:cs="Times New Roman"/>
            <w:bCs/>
          </w:rPr>
          <w:delText xml:space="preserve">under </w:delText>
        </w:r>
      </w:del>
      <w:ins w:id="660" w:author="Chris Dunlap" w:date="2026-05-10T22:16:00Z" w16du:dateUtc="2026-05-11T03:16:00Z">
        <w:r w:rsidR="00A20E5B">
          <w:rPr>
            <w:rFonts w:ascii="Times New Roman" w:hAnsi="Times New Roman" w:cs="Times New Roman"/>
            <w:bCs/>
          </w:rPr>
          <w:t>(</w:t>
        </w:r>
      </w:ins>
      <w:r w:rsidRPr="007F0115">
        <w:rPr>
          <w:rFonts w:ascii="Times New Roman" w:hAnsi="Times New Roman" w:cs="Times New Roman"/>
          <w:bCs/>
        </w:rPr>
        <w:t>mixed-use)</w:t>
      </w:r>
      <w:ins w:id="661" w:author="Chris Dunlap" w:date="2026-05-10T22:16:00Z" w16du:dateUtc="2026-05-11T03:16:00Z">
        <w:r w:rsidR="00A20E5B">
          <w:rPr>
            <w:rFonts w:ascii="Times New Roman" w:hAnsi="Times New Roman" w:cs="Times New Roman"/>
            <w:bCs/>
          </w:rPr>
          <w:t xml:space="preserve"> </w:t>
        </w:r>
      </w:ins>
      <w:ins w:id="662" w:author="Chris Dunlap" w:date="2026-05-11T08:51:00Z" w16du:dateUtc="2026-05-11T13:51:00Z">
        <w:r w:rsidR="004468BA">
          <w:rPr>
            <w:rFonts w:ascii="Times New Roman" w:hAnsi="Times New Roman" w:cs="Times New Roman"/>
            <w:bCs/>
          </w:rPr>
          <w:t>—</w:t>
        </w:r>
      </w:ins>
      <w:ins w:id="663" w:author="Chris Dunlap" w:date="2026-05-10T22:16:00Z" w16du:dateUtc="2026-05-11T03:16:00Z">
        <w:r w:rsidR="00A20E5B">
          <w:rPr>
            <w:rFonts w:ascii="Times New Roman" w:hAnsi="Times New Roman" w:cs="Times New Roman"/>
            <w:bCs/>
          </w:rPr>
          <w:t xml:space="preserve"> indicating </w:t>
        </w:r>
      </w:ins>
      <w:del w:id="664" w:author="Chris Dunlap" w:date="2026-05-10T22:16:00Z" w16du:dateUtc="2026-05-11T03:16:00Z">
        <w:r w:rsidRPr="007F0115" w:rsidDel="00A20E5B">
          <w:rPr>
            <w:rFonts w:ascii="Times New Roman" w:hAnsi="Times New Roman" w:cs="Times New Roman"/>
            <w:bCs/>
          </w:rPr>
          <w:delText xml:space="preserve">, reflecting </w:delText>
        </w:r>
      </w:del>
      <w:r w:rsidRPr="007F0115">
        <w:rPr>
          <w:rFonts w:ascii="Times New Roman" w:hAnsi="Times New Roman" w:cs="Times New Roman"/>
          <w:bCs/>
        </w:rPr>
        <w:t xml:space="preserve">that destination contention </w:t>
      </w:r>
      <w:ins w:id="665" w:author="Chris Dunlap" w:date="2026-05-10T22:16:00Z" w16du:dateUtc="2026-05-11T03:16:00Z">
        <w:r w:rsidR="00A20E5B">
          <w:rPr>
            <w:rFonts w:ascii="Times New Roman" w:hAnsi="Times New Roman" w:cs="Times New Roman"/>
            <w:bCs/>
          </w:rPr>
          <w:t xml:space="preserve">strongly </w:t>
        </w:r>
      </w:ins>
      <w:ins w:id="666" w:author="Chris Dunlap" w:date="2026-05-10T22:17:00Z" w16du:dateUtc="2026-05-11T03:17:00Z">
        <w:r w:rsidR="00A20E5B">
          <w:rPr>
            <w:rFonts w:ascii="Times New Roman" w:hAnsi="Times New Roman" w:cs="Times New Roman"/>
            <w:bCs/>
          </w:rPr>
          <w:t>constrains performance</w:t>
        </w:r>
      </w:ins>
      <w:del w:id="667" w:author="Chris Dunlap" w:date="2026-05-10T22:17:00Z" w16du:dateUtc="2026-05-11T03:17:00Z">
        <w:r w:rsidRPr="007F0115" w:rsidDel="00A20E5B">
          <w:rPr>
            <w:rFonts w:ascii="Times New Roman" w:hAnsi="Times New Roman" w:cs="Times New Roman"/>
            <w:bCs/>
          </w:rPr>
          <w:delText>binds most aggressively in</w:delText>
        </w:r>
      </w:del>
      <w:ins w:id="668" w:author="Chris Dunlap" w:date="2026-05-10T22:17:00Z" w16du:dateUtc="2026-05-11T03:17:00Z">
        <w:r w:rsidR="00A20E5B">
          <w:rPr>
            <w:rFonts w:ascii="Times New Roman" w:hAnsi="Times New Roman" w:cs="Times New Roman"/>
            <w:bCs/>
          </w:rPr>
          <w:t xml:space="preserve"> during</w:t>
        </w:r>
      </w:ins>
      <w:r w:rsidRPr="007F0115">
        <w:rPr>
          <w:rFonts w:ascii="Times New Roman" w:hAnsi="Times New Roman" w:cs="Times New Roman"/>
          <w:bCs/>
        </w:rPr>
        <w:t xml:space="preserve"> the worst stress hours.</w:t>
      </w:r>
    </w:p>
    <w:p w14:paraId="1B126AF7" w14:textId="26122C54" w:rsidR="00D81F26" w:rsidRPr="00257069" w:rsidRDefault="00453346" w:rsidP="00BF52C2">
      <w:pPr>
        <w:rPr>
          <w:rFonts w:ascii="Times New Roman" w:hAnsi="Times New Roman" w:cs="Times New Roman"/>
          <w:bCs/>
          <w:sz w:val="28"/>
          <w:szCs w:val="28"/>
        </w:rPr>
      </w:pPr>
      <w:del w:id="669" w:author="Chris Dunlap" w:date="2026-05-10T22:17:00Z" w16du:dateUtc="2026-05-11T03:17:00Z">
        <w:r w:rsidRPr="00257069" w:rsidDel="00A20E5B">
          <w:rPr>
            <w:rFonts w:ascii="Times New Roman" w:hAnsi="Times New Roman" w:cs="Times New Roman"/>
            <w:b/>
            <w:sz w:val="28"/>
            <w:szCs w:val="28"/>
          </w:rPr>
          <w:delText xml:space="preserve">6. </w:delText>
        </w:r>
      </w:del>
      <w:r w:rsidRPr="00520030">
        <w:rPr>
          <w:rFonts w:ascii="Times New Roman" w:hAnsi="Times New Roman" w:cs="Times New Roman"/>
          <w:b/>
          <w:rPrChange w:id="670" w:author="Chris Dunlap" w:date="2026-05-11T08:15:00Z" w16du:dateUtc="2026-05-11T13:15:00Z">
            <w:rPr>
              <w:rFonts w:ascii="Times New Roman" w:hAnsi="Times New Roman" w:cs="Times New Roman"/>
              <w:b/>
              <w:sz w:val="28"/>
              <w:szCs w:val="28"/>
            </w:rPr>
          </w:rPrChange>
        </w:rPr>
        <w:t>System</w:t>
      </w:r>
      <w:del w:id="671" w:author="Chris Dunlap" w:date="2026-05-10T22:17:00Z" w16du:dateUtc="2026-05-11T03:17:00Z">
        <w:r w:rsidRPr="00520030" w:rsidDel="00A20E5B">
          <w:rPr>
            <w:rFonts w:ascii="Times New Roman" w:hAnsi="Times New Roman" w:cs="Times New Roman"/>
            <w:b/>
            <w:rPrChange w:id="672" w:author="Chris Dunlap" w:date="2026-05-11T08:15:00Z" w16du:dateUtc="2026-05-11T13:15:00Z">
              <w:rPr>
                <w:rFonts w:ascii="Times New Roman" w:hAnsi="Times New Roman" w:cs="Times New Roman"/>
                <w:b/>
                <w:sz w:val="28"/>
                <w:szCs w:val="28"/>
              </w:rPr>
            </w:rPrChange>
          </w:rPr>
          <w:delText>-l</w:delText>
        </w:r>
      </w:del>
      <w:ins w:id="673" w:author="Chris Dunlap" w:date="2026-05-10T22:17:00Z" w16du:dateUtc="2026-05-11T03:17:00Z">
        <w:r w:rsidR="00A20E5B" w:rsidRPr="00520030">
          <w:rPr>
            <w:rFonts w:ascii="Times New Roman" w:hAnsi="Times New Roman" w:cs="Times New Roman"/>
            <w:b/>
            <w:rPrChange w:id="674" w:author="Chris Dunlap" w:date="2026-05-11T08:15:00Z" w16du:dateUtc="2026-05-11T13:15:00Z">
              <w:rPr>
                <w:rFonts w:ascii="Times New Roman" w:hAnsi="Times New Roman" w:cs="Times New Roman"/>
                <w:b/>
                <w:sz w:val="28"/>
                <w:szCs w:val="28"/>
              </w:rPr>
            </w:rPrChange>
          </w:rPr>
          <w:t xml:space="preserve"> L</w:t>
        </w:r>
      </w:ins>
      <w:r w:rsidRPr="00520030">
        <w:rPr>
          <w:rFonts w:ascii="Times New Roman" w:hAnsi="Times New Roman" w:cs="Times New Roman"/>
          <w:b/>
          <w:rPrChange w:id="675" w:author="Chris Dunlap" w:date="2026-05-11T08:15:00Z" w16du:dateUtc="2026-05-11T13:15:00Z">
            <w:rPr>
              <w:rFonts w:ascii="Times New Roman" w:hAnsi="Times New Roman" w:cs="Times New Roman"/>
              <w:b/>
              <w:sz w:val="28"/>
              <w:szCs w:val="28"/>
            </w:rPr>
          </w:rPrChange>
        </w:rPr>
        <w:t xml:space="preserve">evel </w:t>
      </w:r>
      <w:del w:id="676" w:author="Chris Dunlap" w:date="2026-05-10T22:17:00Z" w16du:dateUtc="2026-05-11T03:17:00Z">
        <w:r w:rsidRPr="00520030" w:rsidDel="00A20E5B">
          <w:rPr>
            <w:rFonts w:ascii="Times New Roman" w:hAnsi="Times New Roman" w:cs="Times New Roman"/>
            <w:b/>
            <w:rPrChange w:id="677" w:author="Chris Dunlap" w:date="2026-05-11T08:15:00Z" w16du:dateUtc="2026-05-11T13:15:00Z">
              <w:rPr>
                <w:rFonts w:ascii="Times New Roman" w:hAnsi="Times New Roman" w:cs="Times New Roman"/>
                <w:b/>
                <w:sz w:val="28"/>
                <w:szCs w:val="28"/>
              </w:rPr>
            </w:rPrChange>
          </w:rPr>
          <w:delText>implications</w:delText>
        </w:r>
      </w:del>
      <w:ins w:id="678" w:author="Chris Dunlap" w:date="2026-05-10T22:17:00Z" w16du:dateUtc="2026-05-11T03:17:00Z">
        <w:r w:rsidR="00A20E5B" w:rsidRPr="00520030">
          <w:rPr>
            <w:rFonts w:ascii="Times New Roman" w:hAnsi="Times New Roman" w:cs="Times New Roman"/>
            <w:b/>
            <w:rPrChange w:id="679" w:author="Chris Dunlap" w:date="2026-05-11T08:15:00Z" w16du:dateUtc="2026-05-11T13:15:00Z">
              <w:rPr>
                <w:rFonts w:ascii="Times New Roman" w:hAnsi="Times New Roman" w:cs="Times New Roman"/>
                <w:b/>
                <w:sz w:val="28"/>
                <w:szCs w:val="28"/>
              </w:rPr>
            </w:rPrChange>
          </w:rPr>
          <w:t>Implications</w:t>
        </w:r>
      </w:ins>
    </w:p>
    <w:p w14:paraId="5D0C348E" w14:textId="07A191B9" w:rsidR="00144FCC" w:rsidRDefault="00FA0AC3" w:rsidP="001930CA">
      <w:pPr>
        <w:rPr>
          <w:ins w:id="680" w:author="Chris Dunlap" w:date="2026-05-10T22:25:00Z" w16du:dateUtc="2026-05-11T03:25:00Z"/>
          <w:rFonts w:ascii="Times New Roman" w:hAnsi="Times New Roman" w:cs="Times New Roman"/>
          <w:bCs/>
        </w:rPr>
      </w:pPr>
      <w:r w:rsidRPr="00FA0AC3">
        <w:rPr>
          <w:rFonts w:ascii="Times New Roman" w:hAnsi="Times New Roman" w:cs="Times New Roman"/>
          <w:bCs/>
        </w:rPr>
        <w:t>At PJM's 92% demand-response ELCC, a 1 GW inference-dominant facility</w:t>
      </w:r>
      <w:del w:id="681" w:author="Chris Dunlap" w:date="2026-05-10T22:18:00Z" w16du:dateUtc="2026-05-11T03:18:00Z">
        <w:r w:rsidRPr="00FA0AC3" w:rsidDel="00A20E5B">
          <w:rPr>
            <w:rFonts w:ascii="Times New Roman" w:hAnsi="Times New Roman" w:cs="Times New Roman"/>
            <w:bCs/>
          </w:rPr>
          <w:delText>'</w:delText>
        </w:r>
      </w:del>
      <w:del w:id="682" w:author="Chris Dunlap" w:date="2026-05-10T22:17:00Z" w16du:dateUtc="2026-05-11T03:17:00Z">
        <w:r w:rsidRPr="00FA0AC3" w:rsidDel="00A20E5B">
          <w:rPr>
            <w:rFonts w:ascii="Times New Roman" w:hAnsi="Times New Roman" w:cs="Times New Roman"/>
            <w:bCs/>
          </w:rPr>
          <w:delText>s</w:delText>
        </w:r>
      </w:del>
      <w:r w:rsidRPr="00FA0AC3">
        <w:rPr>
          <w:rFonts w:ascii="Times New Roman" w:hAnsi="Times New Roman" w:cs="Times New Roman"/>
          <w:bCs/>
        </w:rPr>
        <w:t xml:space="preserve"> </w:t>
      </w:r>
      <w:ins w:id="683" w:author="Chris Dunlap" w:date="2026-05-10T22:18:00Z" w16du:dateUtc="2026-05-11T03:18:00Z">
        <w:r w:rsidR="00A20E5B">
          <w:rPr>
            <w:rFonts w:ascii="Times New Roman" w:hAnsi="Times New Roman" w:cs="Times New Roman"/>
            <w:bCs/>
          </w:rPr>
          <w:t xml:space="preserve">with a </w:t>
        </w:r>
      </w:ins>
      <w:r w:rsidRPr="00FA0AC3">
        <w:rPr>
          <w:rFonts w:ascii="Times New Roman" w:hAnsi="Times New Roman" w:cs="Times New Roman"/>
          <w:bCs/>
        </w:rPr>
        <w:t xml:space="preserve">mean commitment depth of 39.8% </w:t>
      </w:r>
      <w:del w:id="684" w:author="Chris Dunlap" w:date="2026-05-10T22:18:00Z" w16du:dateUtc="2026-05-11T03:18:00Z">
        <w:r w:rsidRPr="00FA0AC3" w:rsidDel="00A20E5B">
          <w:rPr>
            <w:rFonts w:ascii="Times New Roman" w:hAnsi="Times New Roman" w:cs="Times New Roman"/>
            <w:bCs/>
          </w:rPr>
          <w:delText xml:space="preserve">implies </w:delText>
        </w:r>
      </w:del>
      <w:ins w:id="685" w:author="Chris Dunlap" w:date="2026-05-10T22:18:00Z" w16du:dateUtc="2026-05-11T03:18:00Z">
        <w:r w:rsidR="00A20E5B">
          <w:rPr>
            <w:rFonts w:ascii="Times New Roman" w:hAnsi="Times New Roman" w:cs="Times New Roman"/>
            <w:bCs/>
          </w:rPr>
          <w:t>would be accredited at</w:t>
        </w:r>
        <w:r w:rsidR="00A20E5B" w:rsidRPr="00FA0AC3">
          <w:rPr>
            <w:rFonts w:ascii="Times New Roman" w:hAnsi="Times New Roman" w:cs="Times New Roman"/>
            <w:bCs/>
          </w:rPr>
          <w:t xml:space="preserve"> </w:t>
        </w:r>
      </w:ins>
      <w:r w:rsidRPr="00FA0AC3">
        <w:rPr>
          <w:rFonts w:ascii="Times New Roman" w:hAnsi="Times New Roman" w:cs="Times New Roman"/>
          <w:bCs/>
        </w:rPr>
        <w:t>367 MW</w:t>
      </w:r>
      <w:ins w:id="686" w:author="Chris Dunlap" w:date="2026-05-10T22:18:00Z" w16du:dateUtc="2026-05-11T03:18:00Z">
        <w:r w:rsidR="00A20E5B">
          <w:rPr>
            <w:rFonts w:ascii="Times New Roman" w:hAnsi="Times New Roman" w:cs="Times New Roman"/>
            <w:bCs/>
          </w:rPr>
          <w:t>.</w:t>
        </w:r>
      </w:ins>
      <w:r w:rsidRPr="00FA0AC3">
        <w:rPr>
          <w:rFonts w:ascii="Times New Roman" w:hAnsi="Times New Roman" w:cs="Times New Roman"/>
          <w:bCs/>
        </w:rPr>
        <w:t xml:space="preserve"> </w:t>
      </w:r>
      <w:del w:id="687" w:author="Chris Dunlap" w:date="2026-05-10T22:18:00Z" w16du:dateUtc="2026-05-11T03:18:00Z">
        <w:r w:rsidRPr="00FA0AC3" w:rsidDel="00A20E5B">
          <w:rPr>
            <w:rFonts w:ascii="Times New Roman" w:hAnsi="Times New Roman" w:cs="Times New Roman"/>
            <w:bCs/>
          </w:rPr>
          <w:delText>accredited; at</w:delText>
        </w:r>
      </w:del>
      <w:ins w:id="688" w:author="Chris Dunlap" w:date="2026-05-10T22:18:00Z" w16du:dateUtc="2026-05-11T03:18:00Z">
        <w:r w:rsidR="00A20E5B">
          <w:rPr>
            <w:rFonts w:ascii="Times New Roman" w:hAnsi="Times New Roman" w:cs="Times New Roman"/>
            <w:bCs/>
          </w:rPr>
          <w:t>For a</w:t>
        </w:r>
      </w:ins>
      <w:r w:rsidRPr="00FA0AC3">
        <w:rPr>
          <w:rFonts w:ascii="Times New Roman" w:hAnsi="Times New Roman" w:cs="Times New Roman"/>
          <w:bCs/>
        </w:rPr>
        <w:t xml:space="preserve"> 10 GW fleet</w:t>
      </w:r>
      <w:del w:id="689" w:author="Chris Dunlap" w:date="2026-05-10T22:18:00Z" w16du:dateUtc="2026-05-11T03:18:00Z">
        <w:r w:rsidRPr="00FA0AC3" w:rsidDel="00A20E5B">
          <w:rPr>
            <w:rFonts w:ascii="Times New Roman" w:hAnsi="Times New Roman" w:cs="Times New Roman"/>
            <w:bCs/>
          </w:rPr>
          <w:delText xml:space="preserve"> scale</w:delText>
        </w:r>
      </w:del>
      <w:r w:rsidRPr="00FA0AC3">
        <w:rPr>
          <w:rFonts w:ascii="Times New Roman" w:hAnsi="Times New Roman" w:cs="Times New Roman"/>
          <w:bCs/>
        </w:rPr>
        <w:t xml:space="preserve">, </w:t>
      </w:r>
      <w:ins w:id="690" w:author="Chris Dunlap" w:date="2026-05-10T22:18:00Z" w16du:dateUtc="2026-05-11T03:18:00Z">
        <w:r w:rsidR="00A20E5B">
          <w:rPr>
            <w:rFonts w:ascii="Times New Roman" w:hAnsi="Times New Roman" w:cs="Times New Roman"/>
            <w:bCs/>
          </w:rPr>
          <w:t xml:space="preserve">the mean commitment depth of </w:t>
        </w:r>
      </w:ins>
      <w:r w:rsidRPr="00FA0AC3">
        <w:rPr>
          <w:rFonts w:ascii="Times New Roman" w:hAnsi="Times New Roman" w:cs="Times New Roman"/>
          <w:bCs/>
        </w:rPr>
        <w:t xml:space="preserve">38.5% </w:t>
      </w:r>
      <w:del w:id="691" w:author="Chris Dunlap" w:date="2026-05-10T22:18:00Z" w16du:dateUtc="2026-05-11T03:18:00Z">
        <w:r w:rsidRPr="00FA0AC3" w:rsidDel="00A20E5B">
          <w:rPr>
            <w:rFonts w:ascii="Times New Roman" w:hAnsi="Times New Roman" w:cs="Times New Roman"/>
            <w:bCs/>
          </w:rPr>
          <w:delText xml:space="preserve">mean </w:delText>
        </w:r>
      </w:del>
      <w:r w:rsidRPr="00FA0AC3">
        <w:rPr>
          <w:rFonts w:ascii="Times New Roman" w:hAnsi="Times New Roman" w:cs="Times New Roman"/>
          <w:bCs/>
        </w:rPr>
        <w:t xml:space="preserve">implies 3,546 MW. </w:t>
      </w:r>
      <w:ins w:id="692" w:author="Chris Dunlap" w:date="2026-05-10T22:18:00Z" w16du:dateUtc="2026-05-11T03:18:00Z">
        <w:r w:rsidR="00A20E5B">
          <w:rPr>
            <w:rFonts w:ascii="Times New Roman" w:hAnsi="Times New Roman" w:cs="Times New Roman"/>
            <w:bCs/>
          </w:rPr>
          <w:t xml:space="preserve">Facilities </w:t>
        </w:r>
      </w:ins>
      <w:ins w:id="693" w:author="Chris Dunlap" w:date="2026-05-10T22:19:00Z" w16du:dateUtc="2026-05-11T03:19:00Z">
        <w:r w:rsidR="00A20E5B">
          <w:rPr>
            <w:rFonts w:ascii="Times New Roman" w:hAnsi="Times New Roman" w:cs="Times New Roman"/>
            <w:bCs/>
          </w:rPr>
          <w:t>used for both inference and other workloads (“mixed-use”) would</w:t>
        </w:r>
      </w:ins>
      <w:del w:id="694" w:author="Chris Dunlap" w:date="2026-05-10T22:19:00Z" w16du:dateUtc="2026-05-11T03:19:00Z">
        <w:r w:rsidRPr="00FA0AC3" w:rsidDel="00A20E5B">
          <w:rPr>
            <w:rFonts w:ascii="Times New Roman" w:hAnsi="Times New Roman" w:cs="Times New Roman"/>
            <w:bCs/>
          </w:rPr>
          <w:delText>Mixed-use scope</w:delText>
        </w:r>
      </w:del>
      <w:r w:rsidRPr="00FA0AC3">
        <w:rPr>
          <w:rFonts w:ascii="Times New Roman" w:hAnsi="Times New Roman" w:cs="Times New Roman"/>
          <w:bCs/>
        </w:rPr>
        <w:t xml:space="preserve"> yield</w:t>
      </w:r>
      <w:del w:id="695" w:author="Chris Dunlap" w:date="2026-05-10T22:19:00Z" w16du:dateUtc="2026-05-11T03:19:00Z">
        <w:r w:rsidRPr="00FA0AC3" w:rsidDel="00A20E5B">
          <w:rPr>
            <w:rFonts w:ascii="Times New Roman" w:hAnsi="Times New Roman" w:cs="Times New Roman"/>
            <w:bCs/>
          </w:rPr>
          <w:delText>s</w:delText>
        </w:r>
      </w:del>
      <w:r w:rsidRPr="00FA0AC3">
        <w:rPr>
          <w:rFonts w:ascii="Times New Roman" w:hAnsi="Times New Roman" w:cs="Times New Roman"/>
          <w:bCs/>
        </w:rPr>
        <w:t xml:space="preserve"> 226 MW </w:t>
      </w:r>
      <w:ins w:id="696" w:author="Chris Dunlap" w:date="2026-05-10T22:19:00Z" w16du:dateUtc="2026-05-11T03:19:00Z">
        <w:r w:rsidR="00A20E5B">
          <w:rPr>
            <w:rFonts w:ascii="Times New Roman" w:hAnsi="Times New Roman" w:cs="Times New Roman"/>
            <w:bCs/>
          </w:rPr>
          <w:t xml:space="preserve">(1 GW) </w:t>
        </w:r>
      </w:ins>
      <w:r w:rsidRPr="00FA0AC3">
        <w:rPr>
          <w:rFonts w:ascii="Times New Roman" w:hAnsi="Times New Roman" w:cs="Times New Roman"/>
          <w:bCs/>
        </w:rPr>
        <w:t xml:space="preserve">and 2,216 MW </w:t>
      </w:r>
      <w:ins w:id="697" w:author="Chris Dunlap" w:date="2026-05-10T22:19:00Z" w16du:dateUtc="2026-05-11T03:19:00Z">
        <w:r w:rsidR="00A20E5B">
          <w:rPr>
            <w:rFonts w:ascii="Times New Roman" w:hAnsi="Times New Roman" w:cs="Times New Roman"/>
            <w:bCs/>
          </w:rPr>
          <w:t>(10</w:t>
        </w:r>
      </w:ins>
      <w:ins w:id="698" w:author="Chris Dunlap" w:date="2026-05-10T22:21:00Z" w16du:dateUtc="2026-05-11T03:21:00Z">
        <w:r w:rsidR="00A20E5B">
          <w:rPr>
            <w:rFonts w:ascii="Times New Roman" w:hAnsi="Times New Roman" w:cs="Times New Roman"/>
            <w:bCs/>
          </w:rPr>
          <w:t xml:space="preserve"> </w:t>
        </w:r>
      </w:ins>
      <w:ins w:id="699" w:author="Chris Dunlap" w:date="2026-05-10T22:20:00Z" w16du:dateUtc="2026-05-11T03:20:00Z">
        <w:r w:rsidR="00A20E5B">
          <w:rPr>
            <w:rFonts w:ascii="Times New Roman" w:hAnsi="Times New Roman" w:cs="Times New Roman"/>
            <w:bCs/>
          </w:rPr>
          <w:t xml:space="preserve">GW) </w:t>
        </w:r>
      </w:ins>
      <w:r w:rsidRPr="00FA0AC3">
        <w:rPr>
          <w:rFonts w:ascii="Times New Roman" w:hAnsi="Times New Roman" w:cs="Times New Roman"/>
          <w:bCs/>
        </w:rPr>
        <w:t xml:space="preserve">respectively. </w:t>
      </w:r>
      <w:ins w:id="700" w:author="Chris Dunlap" w:date="2026-05-10T22:20:00Z" w16du:dateUtc="2026-05-11T03:20:00Z">
        <w:r w:rsidR="00A20E5B">
          <w:rPr>
            <w:rFonts w:ascii="Times New Roman" w:hAnsi="Times New Roman" w:cs="Times New Roman"/>
            <w:bCs/>
          </w:rPr>
          <w:t xml:space="preserve">Using a </w:t>
        </w:r>
      </w:ins>
      <w:r w:rsidRPr="00FA0AC3">
        <w:rPr>
          <w:rFonts w:ascii="Times New Roman" w:hAnsi="Times New Roman" w:cs="Times New Roman"/>
          <w:bCs/>
        </w:rPr>
        <w:t xml:space="preserve">P5-based accreditation </w:t>
      </w:r>
      <w:del w:id="701" w:author="Chris Dunlap" w:date="2026-05-10T22:21:00Z" w16du:dateUtc="2026-05-11T03:21:00Z">
        <w:r w:rsidRPr="00FA0AC3" w:rsidDel="00A20E5B">
          <w:rPr>
            <w:rFonts w:ascii="Times New Roman" w:hAnsi="Times New Roman" w:cs="Times New Roman"/>
            <w:bCs/>
          </w:rPr>
          <w:delText>would yield</w:delText>
        </w:r>
      </w:del>
      <w:ins w:id="702" w:author="Chris Dunlap" w:date="2026-05-10T22:21:00Z" w16du:dateUtc="2026-05-11T03:21:00Z">
        <w:r w:rsidR="00A20E5B">
          <w:rPr>
            <w:rFonts w:ascii="Times New Roman" w:hAnsi="Times New Roman" w:cs="Times New Roman"/>
            <w:bCs/>
          </w:rPr>
          <w:t>method</w:t>
        </w:r>
      </w:ins>
      <w:ins w:id="703" w:author="Chris Dunlap" w:date="2026-05-11T08:53:00Z" w16du:dateUtc="2026-05-11T13:53:00Z">
        <w:r w:rsidR="004468BA">
          <w:rPr>
            <w:rFonts w:ascii="Times New Roman" w:hAnsi="Times New Roman" w:cs="Times New Roman"/>
            <w:bCs/>
          </w:rPr>
          <w:t xml:space="preserve"> —</w:t>
        </w:r>
      </w:ins>
      <w:ins w:id="704" w:author="Chris Dunlap" w:date="2026-05-11T08:54:00Z" w16du:dateUtc="2026-05-11T13:54:00Z">
        <w:r w:rsidR="004468BA">
          <w:rPr>
            <w:rFonts w:ascii="Times New Roman" w:hAnsi="Times New Roman" w:cs="Times New Roman"/>
            <w:bCs/>
          </w:rPr>
          <w:t xml:space="preserve"> anchored on the 5th-percentile outcome rather than the mean, the level achieved during the worst 5% of stress hours —</w:t>
        </w:r>
      </w:ins>
      <w:ins w:id="705" w:author="Chris Dunlap" w:date="2026-05-10T22:21:00Z" w16du:dateUtc="2026-05-11T03:21:00Z">
        <w:r w:rsidR="00A20E5B">
          <w:rPr>
            <w:rFonts w:ascii="Times New Roman" w:hAnsi="Times New Roman" w:cs="Times New Roman"/>
            <w:bCs/>
          </w:rPr>
          <w:t xml:space="preserve"> the same facilities would be accredited at</w:t>
        </w:r>
      </w:ins>
      <w:ins w:id="706" w:author="Chris Dunlap" w:date="2026-05-10T22:25:00Z" w16du:dateUtc="2026-05-11T03:25:00Z">
        <w:r w:rsidR="00144FCC">
          <w:rPr>
            <w:rFonts w:ascii="Times New Roman" w:hAnsi="Times New Roman" w:cs="Times New Roman"/>
            <w:bCs/>
          </w:rPr>
          <w:t>:</w:t>
        </w:r>
      </w:ins>
    </w:p>
    <w:p w14:paraId="6C60914B" w14:textId="77777777" w:rsidR="00144FCC" w:rsidRDefault="00FA0AC3" w:rsidP="00144FCC">
      <w:pPr>
        <w:pStyle w:val="ListParagraph"/>
        <w:numPr>
          <w:ilvl w:val="0"/>
          <w:numId w:val="4"/>
        </w:numPr>
        <w:rPr>
          <w:ins w:id="707" w:author="Chris Dunlap" w:date="2026-05-10T22:25:00Z" w16du:dateUtc="2026-05-11T03:25:00Z"/>
          <w:rFonts w:ascii="Times New Roman" w:hAnsi="Times New Roman" w:cs="Times New Roman"/>
          <w:bCs/>
        </w:rPr>
      </w:pPr>
      <w:del w:id="708" w:author="Chris Dunlap" w:date="2026-05-10T22:25:00Z" w16du:dateUtc="2026-05-11T03:25:00Z">
        <w:r w:rsidRPr="00144FCC" w:rsidDel="00144FCC">
          <w:rPr>
            <w:rFonts w:ascii="Times New Roman" w:hAnsi="Times New Roman" w:cs="Times New Roman"/>
            <w:bCs/>
            <w:rPrChange w:id="709" w:author="Chris Dunlap" w:date="2026-05-10T22:25:00Z" w16du:dateUtc="2026-05-11T03:25:00Z">
              <w:rPr/>
            </w:rPrChange>
          </w:rPr>
          <w:delText xml:space="preserve"> </w:delText>
        </w:r>
      </w:del>
      <w:r w:rsidRPr="00144FCC">
        <w:rPr>
          <w:rFonts w:ascii="Times New Roman" w:hAnsi="Times New Roman" w:cs="Times New Roman"/>
          <w:bCs/>
          <w:rPrChange w:id="710" w:author="Chris Dunlap" w:date="2026-05-10T22:25:00Z" w16du:dateUtc="2026-05-11T03:25:00Z">
            <w:rPr/>
          </w:rPrChange>
        </w:rPr>
        <w:t>350 MW (1 GW inference-dominant)</w:t>
      </w:r>
    </w:p>
    <w:p w14:paraId="06D9E57D" w14:textId="77777777" w:rsidR="00144FCC" w:rsidRDefault="00FA0AC3" w:rsidP="00144FCC">
      <w:pPr>
        <w:pStyle w:val="ListParagraph"/>
        <w:numPr>
          <w:ilvl w:val="0"/>
          <w:numId w:val="4"/>
        </w:numPr>
        <w:rPr>
          <w:ins w:id="711" w:author="Chris Dunlap" w:date="2026-05-10T22:25:00Z" w16du:dateUtc="2026-05-11T03:25:00Z"/>
          <w:rFonts w:ascii="Times New Roman" w:hAnsi="Times New Roman" w:cs="Times New Roman"/>
          <w:bCs/>
        </w:rPr>
      </w:pPr>
      <w:del w:id="712" w:author="Chris Dunlap" w:date="2026-05-10T22:25:00Z" w16du:dateUtc="2026-05-11T03:25:00Z">
        <w:r w:rsidRPr="00144FCC" w:rsidDel="00144FCC">
          <w:rPr>
            <w:rFonts w:ascii="Times New Roman" w:hAnsi="Times New Roman" w:cs="Times New Roman"/>
            <w:bCs/>
            <w:rPrChange w:id="713" w:author="Chris Dunlap" w:date="2026-05-10T22:25:00Z" w16du:dateUtc="2026-05-11T03:25:00Z">
              <w:rPr/>
            </w:rPrChange>
          </w:rPr>
          <w:delText xml:space="preserve">, </w:delText>
        </w:r>
      </w:del>
      <w:r w:rsidRPr="00144FCC">
        <w:rPr>
          <w:rFonts w:ascii="Times New Roman" w:hAnsi="Times New Roman" w:cs="Times New Roman"/>
          <w:bCs/>
          <w:rPrChange w:id="714" w:author="Chris Dunlap" w:date="2026-05-10T22:25:00Z" w16du:dateUtc="2026-05-11T03:25:00Z">
            <w:rPr/>
          </w:rPrChange>
        </w:rPr>
        <w:t>2,322 MW (10 GW inference-dominant)</w:t>
      </w:r>
    </w:p>
    <w:p w14:paraId="7F42CB32" w14:textId="77777777" w:rsidR="00144FCC" w:rsidRDefault="00FA0AC3" w:rsidP="00144FCC">
      <w:pPr>
        <w:pStyle w:val="ListParagraph"/>
        <w:numPr>
          <w:ilvl w:val="0"/>
          <w:numId w:val="4"/>
        </w:numPr>
        <w:rPr>
          <w:ins w:id="715" w:author="Chris Dunlap" w:date="2026-05-10T22:25:00Z" w16du:dateUtc="2026-05-11T03:25:00Z"/>
          <w:rFonts w:ascii="Times New Roman" w:hAnsi="Times New Roman" w:cs="Times New Roman"/>
          <w:bCs/>
        </w:rPr>
      </w:pPr>
      <w:del w:id="716" w:author="Chris Dunlap" w:date="2026-05-10T22:25:00Z" w16du:dateUtc="2026-05-11T03:25:00Z">
        <w:r w:rsidRPr="00144FCC" w:rsidDel="00144FCC">
          <w:rPr>
            <w:rFonts w:ascii="Times New Roman" w:hAnsi="Times New Roman" w:cs="Times New Roman"/>
            <w:bCs/>
            <w:rPrChange w:id="717" w:author="Chris Dunlap" w:date="2026-05-10T22:25:00Z" w16du:dateUtc="2026-05-11T03:25:00Z">
              <w:rPr/>
            </w:rPrChange>
          </w:rPr>
          <w:delText xml:space="preserve">, </w:delText>
        </w:r>
      </w:del>
      <w:r w:rsidRPr="00144FCC">
        <w:rPr>
          <w:rFonts w:ascii="Times New Roman" w:hAnsi="Times New Roman" w:cs="Times New Roman"/>
          <w:bCs/>
          <w:rPrChange w:id="718" w:author="Chris Dunlap" w:date="2026-05-10T22:25:00Z" w16du:dateUtc="2026-05-11T03:25:00Z">
            <w:rPr/>
          </w:rPrChange>
        </w:rPr>
        <w:t>217 MW (1 GW mixed-use)</w:t>
      </w:r>
    </w:p>
    <w:p w14:paraId="453806C7" w14:textId="77777777" w:rsidR="00144FCC" w:rsidRDefault="00FA0AC3" w:rsidP="00144FCC">
      <w:pPr>
        <w:pStyle w:val="ListParagraph"/>
        <w:numPr>
          <w:ilvl w:val="0"/>
          <w:numId w:val="4"/>
        </w:numPr>
        <w:rPr>
          <w:ins w:id="719" w:author="Chris Dunlap" w:date="2026-05-10T22:25:00Z" w16du:dateUtc="2026-05-11T03:25:00Z"/>
          <w:rFonts w:ascii="Times New Roman" w:hAnsi="Times New Roman" w:cs="Times New Roman"/>
          <w:bCs/>
        </w:rPr>
      </w:pPr>
      <w:del w:id="720" w:author="Chris Dunlap" w:date="2026-05-10T22:25:00Z" w16du:dateUtc="2026-05-11T03:25:00Z">
        <w:r w:rsidRPr="00144FCC" w:rsidDel="00144FCC">
          <w:rPr>
            <w:rFonts w:ascii="Times New Roman" w:hAnsi="Times New Roman" w:cs="Times New Roman"/>
            <w:bCs/>
            <w:rPrChange w:id="721" w:author="Chris Dunlap" w:date="2026-05-10T22:25:00Z" w16du:dateUtc="2026-05-11T03:25:00Z">
              <w:rPr/>
            </w:rPrChange>
          </w:rPr>
          <w:delText xml:space="preserve">, and </w:delText>
        </w:r>
      </w:del>
      <w:r w:rsidRPr="00144FCC">
        <w:rPr>
          <w:rFonts w:ascii="Times New Roman" w:hAnsi="Times New Roman" w:cs="Times New Roman"/>
          <w:bCs/>
          <w:rPrChange w:id="722" w:author="Chris Dunlap" w:date="2026-05-10T22:25:00Z" w16du:dateUtc="2026-05-11T03:25:00Z">
            <w:rPr/>
          </w:rPrChange>
        </w:rPr>
        <w:t>1,483 MW (10 GW mixed-use</w:t>
      </w:r>
      <w:del w:id="723" w:author="Chris Dunlap" w:date="2026-05-10T22:22:00Z" w16du:dateUtc="2026-05-11T03:22:00Z">
        <w:r w:rsidRPr="00144FCC" w:rsidDel="00144FCC">
          <w:rPr>
            <w:rFonts w:ascii="Times New Roman" w:hAnsi="Times New Roman" w:cs="Times New Roman"/>
            <w:bCs/>
            <w:rPrChange w:id="724" w:author="Chris Dunlap" w:date="2026-05-10T22:25:00Z" w16du:dateUtc="2026-05-11T03:25:00Z">
              <w:rPr/>
            </w:rPrChange>
          </w:rPr>
          <w:delText xml:space="preserve">); </w:delText>
        </w:r>
      </w:del>
      <w:ins w:id="725" w:author="Chris Dunlap" w:date="2026-05-10T22:22:00Z" w16du:dateUtc="2026-05-11T03:22:00Z">
        <w:r w:rsidR="00144FCC" w:rsidRPr="00144FCC">
          <w:rPr>
            <w:rFonts w:ascii="Times New Roman" w:hAnsi="Times New Roman" w:cs="Times New Roman"/>
            <w:bCs/>
            <w:rPrChange w:id="726" w:author="Chris Dunlap" w:date="2026-05-10T22:25:00Z" w16du:dateUtc="2026-05-11T03:25:00Z">
              <w:rPr/>
            </w:rPrChange>
          </w:rPr>
          <w:t xml:space="preserve">). </w:t>
        </w:r>
      </w:ins>
      <w:del w:id="727" w:author="Chris Dunlap" w:date="2026-05-10T22:22:00Z" w16du:dateUtc="2026-05-11T03:22:00Z">
        <w:r w:rsidRPr="00144FCC" w:rsidDel="00144FCC">
          <w:rPr>
            <w:rFonts w:ascii="Times New Roman" w:hAnsi="Times New Roman" w:cs="Times New Roman"/>
            <w:bCs/>
            <w:rPrChange w:id="728" w:author="Chris Dunlap" w:date="2026-05-10T22:25:00Z" w16du:dateUtc="2026-05-11T03:25:00Z">
              <w:rPr/>
            </w:rPrChange>
          </w:rPr>
          <w:delText xml:space="preserve">the </w:delText>
        </w:r>
      </w:del>
    </w:p>
    <w:p w14:paraId="23B07776" w14:textId="77777777" w:rsidR="00144FCC" w:rsidRDefault="00144FCC" w:rsidP="00144FCC">
      <w:pPr>
        <w:pStyle w:val="ListParagraph"/>
        <w:ind w:left="0"/>
        <w:rPr>
          <w:ins w:id="729" w:author="Chris Dunlap" w:date="2026-05-10T22:26:00Z" w16du:dateUtc="2026-05-11T03:26:00Z"/>
          <w:rFonts w:ascii="Times New Roman" w:hAnsi="Times New Roman" w:cs="Times New Roman"/>
          <w:bCs/>
        </w:rPr>
      </w:pPr>
    </w:p>
    <w:p w14:paraId="0F4CCB48" w14:textId="739E8710" w:rsidR="00FA0AC3" w:rsidRPr="00144FCC" w:rsidRDefault="00144FCC">
      <w:pPr>
        <w:pStyle w:val="ListParagraph"/>
        <w:ind w:left="0"/>
        <w:rPr>
          <w:rFonts w:ascii="Times New Roman" w:hAnsi="Times New Roman" w:cs="Times New Roman"/>
          <w:bCs/>
          <w:rPrChange w:id="730" w:author="Chris Dunlap" w:date="2026-05-10T22:25:00Z" w16du:dateUtc="2026-05-11T03:25:00Z">
            <w:rPr/>
          </w:rPrChange>
        </w:rPr>
        <w:pPrChange w:id="731" w:author="Chris Dunlap" w:date="2026-05-10T22:26:00Z" w16du:dateUtc="2026-05-11T03:26:00Z">
          <w:pPr/>
        </w:pPrChange>
      </w:pPr>
      <w:ins w:id="732" w:author="Chris Dunlap" w:date="2026-05-10T22:22:00Z" w16du:dateUtc="2026-05-11T03:22:00Z">
        <w:r w:rsidRPr="00144FCC">
          <w:rPr>
            <w:rFonts w:ascii="Times New Roman" w:hAnsi="Times New Roman" w:cs="Times New Roman"/>
            <w:bCs/>
            <w:rPrChange w:id="733" w:author="Chris Dunlap" w:date="2026-05-10T22:25:00Z" w16du:dateUtc="2026-05-11T03:25:00Z">
              <w:rPr/>
            </w:rPrChange>
          </w:rPr>
          <w:t xml:space="preserve">The </w:t>
        </w:r>
      </w:ins>
      <w:del w:id="734" w:author="Chris Dunlap" w:date="2026-05-10T22:22:00Z" w16du:dateUtc="2026-05-11T03:22:00Z">
        <w:r w:rsidR="00FA0AC3" w:rsidRPr="00144FCC" w:rsidDel="00144FCC">
          <w:rPr>
            <w:rFonts w:ascii="Times New Roman" w:hAnsi="Times New Roman" w:cs="Times New Roman"/>
            <w:bCs/>
            <w:rPrChange w:id="735" w:author="Chris Dunlap" w:date="2026-05-10T22:25:00Z" w16du:dateUtc="2026-05-11T03:25:00Z">
              <w:rPr/>
            </w:rPrChange>
          </w:rPr>
          <w:delText xml:space="preserve">gap </w:delText>
        </w:r>
      </w:del>
      <w:ins w:id="736" w:author="Chris Dunlap" w:date="2026-05-10T22:22:00Z" w16du:dateUtc="2026-05-11T03:22:00Z">
        <w:r w:rsidRPr="00144FCC">
          <w:rPr>
            <w:rFonts w:ascii="Times New Roman" w:hAnsi="Times New Roman" w:cs="Times New Roman"/>
            <w:bCs/>
            <w:rPrChange w:id="737" w:author="Chris Dunlap" w:date="2026-05-10T22:25:00Z" w16du:dateUtc="2026-05-11T03:25:00Z">
              <w:rPr/>
            </w:rPrChange>
          </w:rPr>
          <w:t xml:space="preserve">difference </w:t>
        </w:r>
      </w:ins>
      <w:r w:rsidR="00FA0AC3" w:rsidRPr="00144FCC">
        <w:rPr>
          <w:rFonts w:ascii="Times New Roman" w:hAnsi="Times New Roman" w:cs="Times New Roman"/>
          <w:bCs/>
          <w:rPrChange w:id="738" w:author="Chris Dunlap" w:date="2026-05-10T22:25:00Z" w16du:dateUtc="2026-05-11T03:25:00Z">
            <w:rPr/>
          </w:rPrChange>
        </w:rPr>
        <w:t xml:space="preserve">between mean-based and P5-based accreditation is </w:t>
      </w:r>
      <w:del w:id="739" w:author="Chris Dunlap" w:date="2026-05-10T22:22:00Z" w16du:dateUtc="2026-05-11T03:22:00Z">
        <w:r w:rsidR="00FA0AC3" w:rsidRPr="00144FCC" w:rsidDel="00144FCC">
          <w:rPr>
            <w:rFonts w:ascii="Times New Roman" w:hAnsi="Times New Roman" w:cs="Times New Roman"/>
            <w:bCs/>
            <w:rPrChange w:id="740" w:author="Chris Dunlap" w:date="2026-05-10T22:25:00Z" w16du:dateUtc="2026-05-11T03:25:00Z">
              <w:rPr/>
            </w:rPrChange>
          </w:rPr>
          <w:delText xml:space="preserve">small </w:delText>
        </w:r>
      </w:del>
      <w:ins w:id="741" w:author="Chris Dunlap" w:date="2026-05-10T22:22:00Z" w16du:dateUtc="2026-05-11T03:22:00Z">
        <w:r w:rsidRPr="00144FCC">
          <w:rPr>
            <w:rFonts w:ascii="Times New Roman" w:hAnsi="Times New Roman" w:cs="Times New Roman"/>
            <w:bCs/>
            <w:rPrChange w:id="742" w:author="Chris Dunlap" w:date="2026-05-10T22:25:00Z" w16du:dateUtc="2026-05-11T03:25:00Z">
              <w:rPr/>
            </w:rPrChange>
          </w:rPr>
          <w:t xml:space="preserve">minor </w:t>
        </w:r>
      </w:ins>
      <w:r w:rsidR="00FA0AC3" w:rsidRPr="00144FCC">
        <w:rPr>
          <w:rFonts w:ascii="Times New Roman" w:hAnsi="Times New Roman" w:cs="Times New Roman"/>
          <w:bCs/>
          <w:rPrChange w:id="743" w:author="Chris Dunlap" w:date="2026-05-10T22:25:00Z" w16du:dateUtc="2026-05-11T03:25:00Z">
            <w:rPr/>
          </w:rPrChange>
        </w:rPr>
        <w:t>at</w:t>
      </w:r>
      <w:ins w:id="744" w:author="Chris Dunlap" w:date="2026-05-10T22:22:00Z" w16du:dateUtc="2026-05-11T03:22:00Z">
        <w:r w:rsidRPr="00144FCC">
          <w:rPr>
            <w:rFonts w:ascii="Times New Roman" w:hAnsi="Times New Roman" w:cs="Times New Roman"/>
            <w:bCs/>
            <w:rPrChange w:id="745" w:author="Chris Dunlap" w:date="2026-05-10T22:25:00Z" w16du:dateUtc="2026-05-11T03:25:00Z">
              <w:rPr/>
            </w:rPrChange>
          </w:rPr>
          <w:t xml:space="preserve"> the</w:t>
        </w:r>
      </w:ins>
      <w:r w:rsidR="00FA0AC3" w:rsidRPr="00144FCC">
        <w:rPr>
          <w:rFonts w:ascii="Times New Roman" w:hAnsi="Times New Roman" w:cs="Times New Roman"/>
          <w:bCs/>
          <w:rPrChange w:id="746" w:author="Chris Dunlap" w:date="2026-05-10T22:25:00Z" w16du:dateUtc="2026-05-11T03:25:00Z">
            <w:rPr/>
          </w:rPrChange>
        </w:rPr>
        <w:t xml:space="preserve"> single-facility scale (16 MW </w:t>
      </w:r>
      <w:ins w:id="747" w:author="Chris Dunlap" w:date="2026-05-10T22:23:00Z" w16du:dateUtc="2026-05-11T03:23:00Z">
        <w:r w:rsidRPr="00144FCC">
          <w:rPr>
            <w:rFonts w:ascii="Times New Roman" w:hAnsi="Times New Roman" w:cs="Times New Roman"/>
            <w:bCs/>
            <w:rPrChange w:id="748" w:author="Chris Dunlap" w:date="2026-05-10T22:25:00Z" w16du:dateUtc="2026-05-11T03:25:00Z">
              <w:rPr/>
            </w:rPrChange>
          </w:rPr>
          <w:t xml:space="preserve">gap for </w:t>
        </w:r>
      </w:ins>
      <w:del w:id="749" w:author="Chris Dunlap" w:date="2026-05-10T22:23:00Z" w16du:dateUtc="2026-05-11T03:23:00Z">
        <w:r w:rsidR="00FA0AC3" w:rsidRPr="00144FCC" w:rsidDel="00144FCC">
          <w:rPr>
            <w:rFonts w:ascii="Times New Roman" w:hAnsi="Times New Roman" w:cs="Times New Roman"/>
            <w:bCs/>
            <w:rPrChange w:id="750" w:author="Chris Dunlap" w:date="2026-05-10T22:25:00Z" w16du:dateUtc="2026-05-11T03:25:00Z">
              <w:rPr/>
            </w:rPrChange>
          </w:rPr>
          <w:delText xml:space="preserve">under the </w:delText>
        </w:r>
      </w:del>
      <w:r w:rsidR="00FA0AC3" w:rsidRPr="00144FCC">
        <w:rPr>
          <w:rFonts w:ascii="Times New Roman" w:hAnsi="Times New Roman" w:cs="Times New Roman"/>
          <w:bCs/>
          <w:rPrChange w:id="751" w:author="Chris Dunlap" w:date="2026-05-10T22:25:00Z" w16du:dateUtc="2026-05-11T03:25:00Z">
            <w:rPr/>
          </w:rPrChange>
        </w:rPr>
        <w:t>inference-dominant</w:t>
      </w:r>
      <w:del w:id="752" w:author="Chris Dunlap" w:date="2026-05-10T22:23:00Z" w16du:dateUtc="2026-05-11T03:23:00Z">
        <w:r w:rsidR="00FA0AC3" w:rsidRPr="00144FCC" w:rsidDel="00144FCC">
          <w:rPr>
            <w:rFonts w:ascii="Times New Roman" w:hAnsi="Times New Roman" w:cs="Times New Roman"/>
            <w:bCs/>
            <w:rPrChange w:id="753" w:author="Chris Dunlap" w:date="2026-05-10T22:25:00Z" w16du:dateUtc="2026-05-11T03:25:00Z">
              <w:rPr/>
            </w:rPrChange>
          </w:rPr>
          <w:delText xml:space="preserve"> scope</w:delText>
        </w:r>
      </w:del>
      <w:r w:rsidR="00FA0AC3" w:rsidRPr="00144FCC">
        <w:rPr>
          <w:rFonts w:ascii="Times New Roman" w:hAnsi="Times New Roman" w:cs="Times New Roman"/>
          <w:bCs/>
          <w:rPrChange w:id="754" w:author="Chris Dunlap" w:date="2026-05-10T22:25:00Z" w16du:dateUtc="2026-05-11T03:25:00Z">
            <w:rPr/>
          </w:rPrChange>
        </w:rPr>
        <w:t xml:space="preserve">) but </w:t>
      </w:r>
      <w:ins w:id="755" w:author="Chris Dunlap" w:date="2026-05-10T22:23:00Z" w16du:dateUtc="2026-05-11T03:23:00Z">
        <w:r w:rsidRPr="00144FCC">
          <w:rPr>
            <w:rFonts w:ascii="Times New Roman" w:hAnsi="Times New Roman" w:cs="Times New Roman"/>
            <w:bCs/>
            <w:rPrChange w:id="756" w:author="Chris Dunlap" w:date="2026-05-10T22:25:00Z" w16du:dateUtc="2026-05-11T03:25:00Z">
              <w:rPr/>
            </w:rPrChange>
          </w:rPr>
          <w:t>becomes significant for a large</w:t>
        </w:r>
      </w:ins>
      <w:del w:id="757" w:author="Chris Dunlap" w:date="2026-05-10T22:23:00Z" w16du:dateUtc="2026-05-11T03:23:00Z">
        <w:r w:rsidR="00FA0AC3" w:rsidRPr="00144FCC" w:rsidDel="00144FCC">
          <w:rPr>
            <w:rFonts w:ascii="Times New Roman" w:hAnsi="Times New Roman" w:cs="Times New Roman"/>
            <w:bCs/>
            <w:rPrChange w:id="758" w:author="Chris Dunlap" w:date="2026-05-10T22:25:00Z" w16du:dateUtc="2026-05-11T03:25:00Z">
              <w:rPr/>
            </w:rPrChange>
          </w:rPr>
          <w:delText>grows substantially at</w:delText>
        </w:r>
      </w:del>
      <w:r w:rsidR="00FA0AC3" w:rsidRPr="00144FCC">
        <w:rPr>
          <w:rFonts w:ascii="Times New Roman" w:hAnsi="Times New Roman" w:cs="Times New Roman"/>
          <w:bCs/>
          <w:rPrChange w:id="759" w:author="Chris Dunlap" w:date="2026-05-10T22:25:00Z" w16du:dateUtc="2026-05-11T03:25:00Z">
            <w:rPr/>
          </w:rPrChange>
        </w:rPr>
        <w:t xml:space="preserve"> fleet </w:t>
      </w:r>
      <w:del w:id="760" w:author="Chris Dunlap" w:date="2026-05-10T22:23:00Z" w16du:dateUtc="2026-05-11T03:23:00Z">
        <w:r w:rsidR="00FA0AC3" w:rsidRPr="00144FCC" w:rsidDel="00144FCC">
          <w:rPr>
            <w:rFonts w:ascii="Times New Roman" w:hAnsi="Times New Roman" w:cs="Times New Roman"/>
            <w:bCs/>
            <w:rPrChange w:id="761" w:author="Chris Dunlap" w:date="2026-05-10T22:25:00Z" w16du:dateUtc="2026-05-11T03:25:00Z">
              <w:rPr/>
            </w:rPrChange>
          </w:rPr>
          <w:delText xml:space="preserve">scale </w:delText>
        </w:r>
      </w:del>
      <w:r w:rsidR="00FA0AC3" w:rsidRPr="00144FCC">
        <w:rPr>
          <w:rFonts w:ascii="Times New Roman" w:hAnsi="Times New Roman" w:cs="Times New Roman"/>
          <w:bCs/>
          <w:rPrChange w:id="762" w:author="Chris Dunlap" w:date="2026-05-10T22:25:00Z" w16du:dateUtc="2026-05-11T03:25:00Z">
            <w:rPr/>
          </w:rPrChange>
        </w:rPr>
        <w:t xml:space="preserve">(1,224 MW </w:t>
      </w:r>
      <w:ins w:id="763" w:author="Chris Dunlap" w:date="2026-05-10T22:23:00Z" w16du:dateUtc="2026-05-11T03:23:00Z">
        <w:r w:rsidRPr="00144FCC">
          <w:rPr>
            <w:rFonts w:ascii="Times New Roman" w:hAnsi="Times New Roman" w:cs="Times New Roman"/>
            <w:bCs/>
            <w:rPrChange w:id="764" w:author="Chris Dunlap" w:date="2026-05-10T22:25:00Z" w16du:dateUtc="2026-05-11T03:25:00Z">
              <w:rPr/>
            </w:rPrChange>
          </w:rPr>
          <w:t xml:space="preserve">gap </w:t>
        </w:r>
      </w:ins>
      <w:r w:rsidR="00FA0AC3" w:rsidRPr="00144FCC">
        <w:rPr>
          <w:rFonts w:ascii="Times New Roman" w:hAnsi="Times New Roman" w:cs="Times New Roman"/>
          <w:bCs/>
          <w:rPrChange w:id="765" w:author="Chris Dunlap" w:date="2026-05-10T22:25:00Z" w16du:dateUtc="2026-05-11T03:25:00Z">
            <w:rPr/>
          </w:rPrChange>
        </w:rPr>
        <w:t>at 10 GW).</w:t>
      </w:r>
    </w:p>
    <w:p w14:paraId="31B65D3A" w14:textId="77777777" w:rsidR="00144FCC" w:rsidRDefault="00300E1F" w:rsidP="00F064BF">
      <w:pPr>
        <w:rPr>
          <w:ins w:id="766" w:author="Chris Dunlap" w:date="2026-05-10T22:27:00Z" w16du:dateUtc="2026-05-11T03:27:00Z"/>
          <w:rFonts w:ascii="Times New Roman" w:hAnsi="Times New Roman" w:cs="Times New Roman"/>
          <w:bCs/>
        </w:rPr>
      </w:pPr>
      <w:ins w:id="767" w:author="Chris Dunlap" w:date="2026-05-10T14:14:00Z">
        <w:r w:rsidRPr="00300E1F">
          <w:rPr>
            <w:rFonts w:ascii="Times New Roman" w:hAnsi="Times New Roman" w:cs="Times New Roman"/>
            <w:bCs/>
          </w:rPr>
          <w:t>At E3's levelized combustion turbine (CT) cost of $180,000/MW-yr (2025 Resource Adequacy Study for Illinois)[14], the avoided capacity cost is approximately</w:t>
        </w:r>
      </w:ins>
      <w:ins w:id="768" w:author="Chris Dunlap" w:date="2026-05-10T22:26:00Z" w16du:dateUtc="2026-05-11T03:26:00Z">
        <w:r w:rsidR="00144FCC">
          <w:rPr>
            <w:rFonts w:ascii="Times New Roman" w:hAnsi="Times New Roman" w:cs="Times New Roman"/>
            <w:bCs/>
          </w:rPr>
          <w:t>:</w:t>
        </w:r>
      </w:ins>
    </w:p>
    <w:p w14:paraId="506CA14A" w14:textId="77777777" w:rsidR="00144FCC" w:rsidRDefault="00196806" w:rsidP="00F064BF">
      <w:pPr>
        <w:pStyle w:val="ListParagraph"/>
        <w:numPr>
          <w:ilvl w:val="0"/>
          <w:numId w:val="4"/>
        </w:numPr>
        <w:rPr>
          <w:ins w:id="769" w:author="Chris Dunlap" w:date="2026-05-10T22:27:00Z" w16du:dateUtc="2026-05-11T03:27:00Z"/>
          <w:rFonts w:ascii="Times New Roman" w:hAnsi="Times New Roman" w:cs="Times New Roman"/>
          <w:bCs/>
        </w:rPr>
      </w:pPr>
      <w:r w:rsidRPr="00144FCC">
        <w:rPr>
          <w:rFonts w:ascii="Times New Roman" w:hAnsi="Times New Roman" w:cs="Times New Roman"/>
          <w:bCs/>
          <w:rPrChange w:id="770" w:author="Chris Dunlap" w:date="2026-05-10T22:27:00Z" w16du:dateUtc="2026-05-11T03:27:00Z">
            <w:rPr/>
          </w:rPrChange>
        </w:rPr>
        <w:t>$66M</w:t>
      </w:r>
      <w:r w:rsidR="00FA0AC3" w:rsidRPr="00144FCC">
        <w:rPr>
          <w:rFonts w:ascii="Times New Roman" w:hAnsi="Times New Roman" w:cs="Times New Roman"/>
          <w:bCs/>
          <w:rPrChange w:id="771" w:author="Chris Dunlap" w:date="2026-05-10T22:27:00Z" w16du:dateUtc="2026-05-11T03:27:00Z">
            <w:rPr/>
          </w:rPrChange>
        </w:rPr>
        <w:t>/y</w:t>
      </w:r>
      <w:ins w:id="772" w:author="Chris Dunlap" w:date="2026-05-10T22:24:00Z" w16du:dateUtc="2026-05-11T03:24:00Z">
        <w:r w:rsidR="00144FCC" w:rsidRPr="00144FCC">
          <w:rPr>
            <w:rFonts w:ascii="Times New Roman" w:hAnsi="Times New Roman" w:cs="Times New Roman"/>
            <w:bCs/>
            <w:rPrChange w:id="773" w:author="Chris Dunlap" w:date="2026-05-10T22:27:00Z" w16du:dateUtc="2026-05-11T03:27:00Z">
              <w:rPr/>
            </w:rPrChange>
          </w:rPr>
          <w:t>ea</w:t>
        </w:r>
      </w:ins>
      <w:r w:rsidR="00FA0AC3" w:rsidRPr="00144FCC">
        <w:rPr>
          <w:rFonts w:ascii="Times New Roman" w:hAnsi="Times New Roman" w:cs="Times New Roman"/>
          <w:bCs/>
          <w:rPrChange w:id="774" w:author="Chris Dunlap" w:date="2026-05-10T22:27:00Z" w16du:dateUtc="2026-05-11T03:27:00Z">
            <w:rPr/>
          </w:rPrChange>
        </w:rPr>
        <w:t>r</w:t>
      </w:r>
      <w:r w:rsidRPr="00144FCC">
        <w:rPr>
          <w:rFonts w:ascii="Times New Roman" w:hAnsi="Times New Roman" w:cs="Times New Roman"/>
          <w:bCs/>
          <w:rPrChange w:id="775" w:author="Chris Dunlap" w:date="2026-05-10T22:27:00Z" w16du:dateUtc="2026-05-11T03:27:00Z">
            <w:rPr/>
          </w:rPrChange>
        </w:rPr>
        <w:t xml:space="preserve"> for </w:t>
      </w:r>
      <w:r w:rsidR="00FA0AC3" w:rsidRPr="00144FCC">
        <w:rPr>
          <w:rFonts w:ascii="Times New Roman" w:hAnsi="Times New Roman" w:cs="Times New Roman"/>
          <w:bCs/>
          <w:rPrChange w:id="776" w:author="Chris Dunlap" w:date="2026-05-10T22:27:00Z" w16du:dateUtc="2026-05-11T03:27:00Z">
            <w:rPr/>
          </w:rPrChange>
        </w:rPr>
        <w:t>a</w:t>
      </w:r>
      <w:r w:rsidRPr="00144FCC">
        <w:rPr>
          <w:rFonts w:ascii="Times New Roman" w:hAnsi="Times New Roman" w:cs="Times New Roman"/>
          <w:bCs/>
          <w:rPrChange w:id="777" w:author="Chris Dunlap" w:date="2026-05-10T22:27:00Z" w16du:dateUtc="2026-05-11T03:27:00Z">
            <w:rPr/>
          </w:rPrChange>
        </w:rPr>
        <w:t xml:space="preserve"> 1 GW inference-dominant facility</w:t>
      </w:r>
    </w:p>
    <w:p w14:paraId="61219DC7" w14:textId="77777777" w:rsidR="00144FCC" w:rsidRDefault="00FA0AC3" w:rsidP="00F064BF">
      <w:pPr>
        <w:pStyle w:val="ListParagraph"/>
        <w:numPr>
          <w:ilvl w:val="0"/>
          <w:numId w:val="4"/>
        </w:numPr>
        <w:rPr>
          <w:ins w:id="778" w:author="Chris Dunlap" w:date="2026-05-10T22:27:00Z" w16du:dateUtc="2026-05-11T03:27:00Z"/>
          <w:rFonts w:ascii="Times New Roman" w:hAnsi="Times New Roman" w:cs="Times New Roman"/>
          <w:bCs/>
        </w:rPr>
      </w:pPr>
      <w:del w:id="779" w:author="Chris Dunlap" w:date="2026-05-10T22:27:00Z" w16du:dateUtc="2026-05-11T03:27:00Z">
        <w:r w:rsidRPr="00144FCC" w:rsidDel="00144FCC">
          <w:rPr>
            <w:rFonts w:ascii="Times New Roman" w:hAnsi="Times New Roman" w:cs="Times New Roman"/>
            <w:bCs/>
            <w:rPrChange w:id="780" w:author="Chris Dunlap" w:date="2026-05-10T22:27:00Z" w16du:dateUtc="2026-05-11T03:27:00Z">
              <w:rPr/>
            </w:rPrChange>
          </w:rPr>
          <w:delText>,</w:delText>
        </w:r>
        <w:r w:rsidR="00196806" w:rsidRPr="00144FCC" w:rsidDel="00144FCC">
          <w:rPr>
            <w:rFonts w:ascii="Times New Roman" w:hAnsi="Times New Roman" w:cs="Times New Roman"/>
            <w:bCs/>
            <w:rPrChange w:id="781" w:author="Chris Dunlap" w:date="2026-05-10T22:27:00Z" w16du:dateUtc="2026-05-11T03:27:00Z">
              <w:rPr/>
            </w:rPrChange>
          </w:rPr>
          <w:delText xml:space="preserve"> </w:delText>
        </w:r>
      </w:del>
      <w:r w:rsidR="00196806" w:rsidRPr="00144FCC">
        <w:rPr>
          <w:rFonts w:ascii="Times New Roman" w:hAnsi="Times New Roman" w:cs="Times New Roman"/>
          <w:bCs/>
          <w:rPrChange w:id="782" w:author="Chris Dunlap" w:date="2026-05-10T22:27:00Z" w16du:dateUtc="2026-05-11T03:27:00Z">
            <w:rPr/>
          </w:rPrChange>
        </w:rPr>
        <w:t>$638M</w:t>
      </w:r>
      <w:r w:rsidRPr="00144FCC">
        <w:rPr>
          <w:rFonts w:ascii="Times New Roman" w:hAnsi="Times New Roman" w:cs="Times New Roman"/>
          <w:bCs/>
          <w:rPrChange w:id="783" w:author="Chris Dunlap" w:date="2026-05-10T22:27:00Z" w16du:dateUtc="2026-05-11T03:27:00Z">
            <w:rPr/>
          </w:rPrChange>
        </w:rPr>
        <w:t>/y</w:t>
      </w:r>
      <w:ins w:id="784" w:author="Chris Dunlap" w:date="2026-05-10T22:24:00Z" w16du:dateUtc="2026-05-11T03:24:00Z">
        <w:r w:rsidR="00144FCC" w:rsidRPr="00144FCC">
          <w:rPr>
            <w:rFonts w:ascii="Times New Roman" w:hAnsi="Times New Roman" w:cs="Times New Roman"/>
            <w:bCs/>
            <w:rPrChange w:id="785" w:author="Chris Dunlap" w:date="2026-05-10T22:27:00Z" w16du:dateUtc="2026-05-11T03:27:00Z">
              <w:rPr/>
            </w:rPrChange>
          </w:rPr>
          <w:t>ea</w:t>
        </w:r>
      </w:ins>
      <w:r w:rsidRPr="00144FCC">
        <w:rPr>
          <w:rFonts w:ascii="Times New Roman" w:hAnsi="Times New Roman" w:cs="Times New Roman"/>
          <w:bCs/>
          <w:rPrChange w:id="786" w:author="Chris Dunlap" w:date="2026-05-10T22:27:00Z" w16du:dateUtc="2026-05-11T03:27:00Z">
            <w:rPr/>
          </w:rPrChange>
        </w:rPr>
        <w:t>r</w:t>
      </w:r>
      <w:r w:rsidR="00196806" w:rsidRPr="00144FCC">
        <w:rPr>
          <w:rFonts w:ascii="Times New Roman" w:hAnsi="Times New Roman" w:cs="Times New Roman"/>
          <w:bCs/>
          <w:rPrChange w:id="787" w:author="Chris Dunlap" w:date="2026-05-10T22:27:00Z" w16du:dateUtc="2026-05-11T03:27:00Z">
            <w:rPr/>
          </w:rPrChange>
        </w:rPr>
        <w:t xml:space="preserve"> for a 10 GW fleet</w:t>
      </w:r>
    </w:p>
    <w:p w14:paraId="140D84D6" w14:textId="77777777" w:rsidR="00144FCC" w:rsidRDefault="00FA0AC3" w:rsidP="00F064BF">
      <w:pPr>
        <w:pStyle w:val="ListParagraph"/>
        <w:numPr>
          <w:ilvl w:val="0"/>
          <w:numId w:val="4"/>
        </w:numPr>
        <w:rPr>
          <w:ins w:id="788" w:author="Chris Dunlap" w:date="2026-05-10T22:28:00Z" w16du:dateUtc="2026-05-11T03:28:00Z"/>
          <w:rFonts w:ascii="Times New Roman" w:hAnsi="Times New Roman" w:cs="Times New Roman"/>
          <w:bCs/>
        </w:rPr>
      </w:pPr>
      <w:del w:id="789" w:author="Chris Dunlap" w:date="2026-05-10T22:27:00Z" w16du:dateUtc="2026-05-11T03:27:00Z">
        <w:r w:rsidRPr="00144FCC" w:rsidDel="00144FCC">
          <w:rPr>
            <w:rFonts w:ascii="Times New Roman" w:hAnsi="Times New Roman" w:cs="Times New Roman"/>
            <w:bCs/>
            <w:rPrChange w:id="790" w:author="Chris Dunlap" w:date="2026-05-10T22:27:00Z" w16du:dateUtc="2026-05-11T03:27:00Z">
              <w:rPr/>
            </w:rPrChange>
          </w:rPr>
          <w:delText xml:space="preserve">, and respectively </w:delText>
        </w:r>
      </w:del>
      <w:r w:rsidRPr="00144FCC">
        <w:rPr>
          <w:rFonts w:ascii="Times New Roman" w:hAnsi="Times New Roman" w:cs="Times New Roman"/>
          <w:bCs/>
          <w:rPrChange w:id="791" w:author="Chris Dunlap" w:date="2026-05-10T22:27:00Z" w16du:dateUtc="2026-05-11T03:27:00Z">
            <w:rPr/>
          </w:rPrChange>
        </w:rPr>
        <w:t xml:space="preserve">$41M/$399M </w:t>
      </w:r>
      <w:ins w:id="792" w:author="Chris Dunlap" w:date="2026-05-10T22:27:00Z" w16du:dateUtc="2026-05-11T03:27:00Z">
        <w:r w:rsidR="00144FCC">
          <w:rPr>
            <w:rFonts w:ascii="Times New Roman" w:hAnsi="Times New Roman" w:cs="Times New Roman"/>
            <w:bCs/>
          </w:rPr>
          <w:t>p</w:t>
        </w:r>
      </w:ins>
      <w:ins w:id="793" w:author="Chris Dunlap" w:date="2026-05-10T22:28:00Z" w16du:dateUtc="2026-05-11T03:28:00Z">
        <w:r w:rsidR="00144FCC">
          <w:rPr>
            <w:rFonts w:ascii="Times New Roman" w:hAnsi="Times New Roman" w:cs="Times New Roman"/>
            <w:bCs/>
          </w:rPr>
          <w:t xml:space="preserve">re year for </w:t>
        </w:r>
      </w:ins>
      <w:del w:id="794" w:author="Chris Dunlap" w:date="2026-05-10T22:28:00Z" w16du:dateUtc="2026-05-11T03:28:00Z">
        <w:r w:rsidRPr="00144FCC" w:rsidDel="00144FCC">
          <w:rPr>
            <w:rFonts w:ascii="Times New Roman" w:hAnsi="Times New Roman" w:cs="Times New Roman"/>
            <w:bCs/>
            <w:rPrChange w:id="795" w:author="Chris Dunlap" w:date="2026-05-10T22:27:00Z" w16du:dateUtc="2026-05-11T03:27:00Z">
              <w:rPr/>
            </w:rPrChange>
          </w:rPr>
          <w:delText xml:space="preserve">under </w:delText>
        </w:r>
      </w:del>
      <w:r w:rsidRPr="00144FCC">
        <w:rPr>
          <w:rFonts w:ascii="Times New Roman" w:hAnsi="Times New Roman" w:cs="Times New Roman"/>
          <w:bCs/>
          <w:rPrChange w:id="796" w:author="Chris Dunlap" w:date="2026-05-10T22:27:00Z" w16du:dateUtc="2026-05-11T03:27:00Z">
            <w:rPr/>
          </w:rPrChange>
        </w:rPr>
        <w:t>mixed-use</w:t>
      </w:r>
      <w:ins w:id="797" w:author="Chris Dunlap" w:date="2026-05-10T22:28:00Z" w16du:dateUtc="2026-05-11T03:28:00Z">
        <w:r w:rsidR="00144FCC">
          <w:rPr>
            <w:rFonts w:ascii="Times New Roman" w:hAnsi="Times New Roman" w:cs="Times New Roman"/>
            <w:bCs/>
          </w:rPr>
          <w:t xml:space="preserve"> facilities (1 GW/10 GW)</w:t>
        </w:r>
      </w:ins>
      <w:del w:id="798" w:author="Chris Dunlap" w:date="2026-05-10T22:28:00Z" w16du:dateUtc="2026-05-11T03:28:00Z">
        <w:r w:rsidRPr="00144FCC" w:rsidDel="00144FCC">
          <w:rPr>
            <w:rFonts w:ascii="Times New Roman" w:hAnsi="Times New Roman" w:cs="Times New Roman"/>
            <w:bCs/>
            <w:rPrChange w:id="799" w:author="Chris Dunlap" w:date="2026-05-10T22:27:00Z" w16du:dateUtc="2026-05-11T03:27:00Z">
              <w:rPr/>
            </w:rPrChange>
          </w:rPr>
          <w:delText xml:space="preserve"> scope</w:delText>
        </w:r>
      </w:del>
      <w:r w:rsidRPr="00144FCC">
        <w:rPr>
          <w:rFonts w:ascii="Times New Roman" w:hAnsi="Times New Roman" w:cs="Times New Roman"/>
          <w:bCs/>
          <w:rPrChange w:id="800" w:author="Chris Dunlap" w:date="2026-05-10T22:27:00Z" w16du:dateUtc="2026-05-11T03:27:00Z">
            <w:rPr/>
          </w:rPrChange>
        </w:rPr>
        <w:t>.</w:t>
      </w:r>
      <w:r w:rsidR="00196806" w:rsidRPr="00144FCC">
        <w:rPr>
          <w:rFonts w:ascii="Times New Roman" w:hAnsi="Times New Roman" w:cs="Times New Roman"/>
          <w:bCs/>
          <w:rPrChange w:id="801" w:author="Chris Dunlap" w:date="2026-05-10T22:27:00Z" w16du:dateUtc="2026-05-11T03:27:00Z">
            <w:rPr/>
          </w:rPrChange>
        </w:rPr>
        <w:t xml:space="preserve"> </w:t>
      </w:r>
    </w:p>
    <w:p w14:paraId="670947A0" w14:textId="70A89777" w:rsidR="00847A3F" w:rsidRPr="00144FCC" w:rsidRDefault="00501678" w:rsidP="00144FCC">
      <w:pPr>
        <w:rPr>
          <w:rFonts w:ascii="Times New Roman" w:hAnsi="Times New Roman" w:cs="Times New Roman"/>
          <w:bCs/>
          <w:rPrChange w:id="802" w:author="Chris Dunlap" w:date="2026-05-10T22:28:00Z" w16du:dateUtc="2026-05-11T03:28:00Z">
            <w:rPr/>
          </w:rPrChange>
        </w:rPr>
      </w:pPr>
      <w:ins w:id="803" w:author="Chris Dunlap" w:date="2026-05-10T14:16:00Z">
        <w:r w:rsidRPr="00144FCC">
          <w:rPr>
            <w:rFonts w:ascii="Times New Roman" w:hAnsi="Times New Roman" w:cs="Times New Roman"/>
            <w:bCs/>
            <w:rPrChange w:id="804" w:author="Chris Dunlap" w:date="2026-05-10T22:28:00Z" w16du:dateUtc="2026-05-11T03:28:00Z">
              <w:rPr/>
            </w:rPrChange>
          </w:rPr>
          <w:t xml:space="preserve">From the operator's perspective, </w:t>
        </w:r>
      </w:ins>
      <w:ins w:id="805" w:author="Chris Dunlap" w:date="2026-05-10T22:29:00Z" w16du:dateUtc="2026-05-11T03:29:00Z">
        <w:r w:rsidR="00144FCC">
          <w:rPr>
            <w:rFonts w:ascii="Times New Roman" w:hAnsi="Times New Roman" w:cs="Times New Roman"/>
            <w:bCs/>
          </w:rPr>
          <w:t xml:space="preserve">accelerating </w:t>
        </w:r>
      </w:ins>
      <w:ins w:id="806" w:author="Chris Dunlap" w:date="2026-05-10T14:16:00Z">
        <w:r w:rsidRPr="00144FCC">
          <w:rPr>
            <w:rFonts w:ascii="Times New Roman" w:hAnsi="Times New Roman" w:cs="Times New Roman"/>
            <w:bCs/>
            <w:rPrChange w:id="807" w:author="Chris Dunlap" w:date="2026-05-10T22:28:00Z" w16du:dateUtc="2026-05-11T03:28:00Z">
              <w:rPr/>
            </w:rPrChange>
          </w:rPr>
          <w:t xml:space="preserve">interconnection </w:t>
        </w:r>
      </w:ins>
      <w:ins w:id="808" w:author="Chris Dunlap" w:date="2026-05-10T22:29:00Z" w16du:dateUtc="2026-05-11T03:29:00Z">
        <w:r w:rsidR="00144FCC">
          <w:rPr>
            <w:rFonts w:ascii="Times New Roman" w:hAnsi="Times New Roman" w:cs="Times New Roman"/>
            <w:bCs/>
          </w:rPr>
          <w:t xml:space="preserve">offers a much larger incentive. For a </w:t>
        </w:r>
      </w:ins>
      <w:ins w:id="809" w:author="Chris Dunlap" w:date="2026-05-10T14:16:00Z">
        <w:r w:rsidRPr="00144FCC">
          <w:rPr>
            <w:rFonts w:ascii="Times New Roman" w:hAnsi="Times New Roman" w:cs="Times New Roman"/>
            <w:bCs/>
            <w:rPrChange w:id="810" w:author="Chris Dunlap" w:date="2026-05-10T22:28:00Z" w16du:dateUtc="2026-05-11T03:28:00Z">
              <w:rPr/>
            </w:rPrChange>
          </w:rPr>
          <w:t xml:space="preserve">1 GW facility, </w:t>
        </w:r>
      </w:ins>
      <w:ins w:id="811" w:author="Chris Dunlap" w:date="2026-05-10T22:30:00Z" w16du:dateUtc="2026-05-11T03:30:00Z">
        <w:r w:rsidR="00144FCC">
          <w:rPr>
            <w:rFonts w:ascii="Times New Roman" w:hAnsi="Times New Roman" w:cs="Times New Roman"/>
            <w:bCs/>
          </w:rPr>
          <w:t xml:space="preserve">a three-year acceleration </w:t>
        </w:r>
      </w:ins>
      <w:ins w:id="812" w:author="Chris Dunlap" w:date="2026-05-10T22:31:00Z" w16du:dateUtc="2026-05-11T03:31:00Z">
        <w:r w:rsidR="00144FCC">
          <w:rPr>
            <w:rFonts w:ascii="Times New Roman" w:hAnsi="Times New Roman" w:cs="Times New Roman"/>
            <w:bCs/>
          </w:rPr>
          <w:t xml:space="preserve">yields a </w:t>
        </w:r>
      </w:ins>
      <w:ins w:id="813" w:author="Chris Dunlap" w:date="2026-05-10T14:16:00Z">
        <w:r w:rsidRPr="00144FCC">
          <w:rPr>
            <w:rFonts w:ascii="Times New Roman" w:hAnsi="Times New Roman" w:cs="Times New Roman"/>
            <w:bCs/>
            <w:rPrChange w:id="814" w:author="Chris Dunlap" w:date="2026-05-10T22:28:00Z" w16du:dateUtc="2026-05-11T03:28:00Z">
              <w:rPr/>
            </w:rPrChange>
          </w:rPr>
          <w:t xml:space="preserve">central NPV </w:t>
        </w:r>
      </w:ins>
      <w:ins w:id="815" w:author="Chris Dunlap" w:date="2026-05-10T22:31:00Z" w16du:dateUtc="2026-05-11T03:31:00Z">
        <w:r w:rsidR="00144FCC">
          <w:rPr>
            <w:rFonts w:ascii="Times New Roman" w:hAnsi="Times New Roman" w:cs="Times New Roman"/>
            <w:bCs/>
          </w:rPr>
          <w:t>of about</w:t>
        </w:r>
      </w:ins>
      <w:ins w:id="816" w:author="Chris Dunlap" w:date="2026-05-10T14:16:00Z">
        <w:r w:rsidRPr="00144FCC">
          <w:rPr>
            <w:rFonts w:ascii="Times New Roman" w:hAnsi="Times New Roman" w:cs="Times New Roman"/>
            <w:bCs/>
            <w:rPrChange w:id="817" w:author="Chris Dunlap" w:date="2026-05-10T22:28:00Z" w16du:dateUtc="2026-05-11T03:28:00Z">
              <w:rPr/>
            </w:rPrChange>
          </w:rPr>
          <w:t xml:space="preserve"> $23.1B</w:t>
        </w:r>
      </w:ins>
      <w:ins w:id="818" w:author="Chris Dunlap" w:date="2026-05-10T22:31:00Z" w16du:dateUtc="2026-05-11T03:31:00Z">
        <w:r w:rsidR="00144FCC">
          <w:rPr>
            <w:rFonts w:ascii="Times New Roman" w:hAnsi="Times New Roman" w:cs="Times New Roman"/>
            <w:bCs/>
          </w:rPr>
          <w:t>, far exceeding</w:t>
        </w:r>
      </w:ins>
      <w:ins w:id="819" w:author="Chris Dunlap" w:date="2026-05-10T14:16:00Z">
        <w:r w:rsidRPr="00144FCC">
          <w:rPr>
            <w:rFonts w:ascii="Times New Roman" w:hAnsi="Times New Roman" w:cs="Times New Roman"/>
            <w:bCs/>
            <w:rPrChange w:id="820" w:author="Chris Dunlap" w:date="2026-05-10T22:28:00Z" w16du:dateUtc="2026-05-11T03:28:00Z">
              <w:rPr/>
            </w:rPrChange>
          </w:rPr>
          <w:t xml:space="preserve"> the present value of avoided capacity payments over a comparable horizon.</w:t>
        </w:r>
      </w:ins>
      <w:del w:id="821" w:author="Chris Dunlap" w:date="2026-05-10T14:16:00Z" w16du:dateUtc="2026-05-10T19:16:00Z">
        <w:r w:rsidR="00FA0AC3" w:rsidRPr="00144FCC" w:rsidDel="00501678">
          <w:rPr>
            <w:rFonts w:ascii="Times New Roman" w:hAnsi="Times New Roman" w:cs="Times New Roman"/>
            <w:bCs/>
            <w:rPrChange w:id="822" w:author="Chris Dunlap" w:date="2026-05-10T22:28:00Z" w16du:dateUtc="2026-05-11T03:28:00Z">
              <w:rPr/>
            </w:rPrChange>
          </w:rPr>
          <w:delText xml:space="preserve">From the operator’s perspective, interconnection acceleration </w:delText>
        </w:r>
        <w:r w:rsidR="00A87BDC" w:rsidRPr="00144FCC" w:rsidDel="00501678">
          <w:rPr>
            <w:rFonts w:ascii="Times New Roman" w:hAnsi="Times New Roman" w:cs="Times New Roman"/>
            <w:bCs/>
            <w:rPrChange w:id="823" w:author="Chris Dunlap" w:date="2026-05-10T22:28:00Z" w16du:dateUtc="2026-05-11T03:28:00Z">
              <w:rPr/>
            </w:rPrChange>
          </w:rPr>
          <w:delText xml:space="preserve">could provide </w:delText>
        </w:r>
        <w:r w:rsidR="00BC30CF" w:rsidRPr="00144FCC" w:rsidDel="00501678">
          <w:rPr>
            <w:rFonts w:ascii="Times New Roman" w:hAnsi="Times New Roman" w:cs="Times New Roman"/>
            <w:bCs/>
            <w:rPrChange w:id="824" w:author="Chris Dunlap" w:date="2026-05-10T22:28:00Z" w16du:dateUtc="2026-05-11T03:28:00Z">
              <w:rPr/>
            </w:rPrChange>
          </w:rPr>
          <w:delText>a far</w:delText>
        </w:r>
        <w:r w:rsidR="00FA0AC3" w:rsidRPr="00144FCC" w:rsidDel="00501678">
          <w:rPr>
            <w:rFonts w:ascii="Times New Roman" w:hAnsi="Times New Roman" w:cs="Times New Roman"/>
            <w:bCs/>
            <w:rPrChange w:id="825" w:author="Chris Dunlap" w:date="2026-05-10T22:28:00Z" w16du:dateUtc="2026-05-11T03:28:00Z">
              <w:rPr/>
            </w:rPrChange>
          </w:rPr>
          <w:delText xml:space="preserve"> larger incentive: using a three-year acceleration window for a 1 GW facility, central NPV is approximately $23.1B</w:delText>
        </w:r>
        <w:r w:rsidR="00A87BDC" w:rsidRPr="00144FCC" w:rsidDel="00501678">
          <w:rPr>
            <w:rFonts w:ascii="Times New Roman" w:hAnsi="Times New Roman" w:cs="Times New Roman"/>
            <w:bCs/>
            <w:rPrChange w:id="826" w:author="Chris Dunlap" w:date="2026-05-10T22:28:00Z" w16du:dateUtc="2026-05-11T03:28:00Z">
              <w:rPr/>
            </w:rPrChange>
          </w:rPr>
          <w:delText xml:space="preserve"> (Methods; Extended Data Table 2),</w:delText>
        </w:r>
        <w:r w:rsidR="00FA0AC3" w:rsidRPr="00144FCC" w:rsidDel="00501678">
          <w:rPr>
            <w:rFonts w:ascii="Times New Roman" w:hAnsi="Times New Roman" w:cs="Times New Roman"/>
            <w:bCs/>
            <w:rPrChange w:id="827" w:author="Chris Dunlap" w:date="2026-05-10T22:28:00Z" w16du:dateUtc="2026-05-11T03:28:00Z">
              <w:rPr/>
            </w:rPrChange>
          </w:rPr>
          <w:delText xml:space="preserve"> </w:delText>
        </w:r>
        <w:r w:rsidR="00A87BDC" w:rsidRPr="00144FCC" w:rsidDel="00501678">
          <w:rPr>
            <w:rFonts w:ascii="Times New Roman" w:hAnsi="Times New Roman" w:cs="Times New Roman"/>
            <w:bCs/>
            <w:rPrChange w:id="828" w:author="Chris Dunlap" w:date="2026-05-10T22:28:00Z" w16du:dateUtc="2026-05-11T03:28:00Z">
              <w:rPr/>
            </w:rPrChange>
          </w:rPr>
          <w:delText xml:space="preserve">significantly </w:delText>
        </w:r>
        <w:r w:rsidR="00FA0AC3" w:rsidRPr="00144FCC" w:rsidDel="00501678">
          <w:rPr>
            <w:rFonts w:ascii="Times New Roman" w:hAnsi="Times New Roman" w:cs="Times New Roman"/>
            <w:bCs/>
            <w:rPrChange w:id="829" w:author="Chris Dunlap" w:date="2026-05-10T22:28:00Z" w16du:dateUtc="2026-05-11T03:28:00Z">
              <w:rPr/>
            </w:rPrChange>
          </w:rPr>
          <w:delText>excee</w:delText>
        </w:r>
        <w:r w:rsidR="00A87BDC" w:rsidRPr="00144FCC" w:rsidDel="00501678">
          <w:rPr>
            <w:rFonts w:ascii="Times New Roman" w:hAnsi="Times New Roman" w:cs="Times New Roman"/>
            <w:bCs/>
            <w:rPrChange w:id="830" w:author="Chris Dunlap" w:date="2026-05-10T22:28:00Z" w16du:dateUtc="2026-05-11T03:28:00Z">
              <w:rPr/>
            </w:rPrChange>
          </w:rPr>
          <w:delText>ding</w:delText>
        </w:r>
        <w:r w:rsidR="00FA0AC3" w:rsidRPr="00144FCC" w:rsidDel="00501678">
          <w:rPr>
            <w:rFonts w:ascii="Times New Roman" w:hAnsi="Times New Roman" w:cs="Times New Roman"/>
            <w:bCs/>
            <w:rPrChange w:id="831" w:author="Chris Dunlap" w:date="2026-05-10T22:28:00Z" w16du:dateUtc="2026-05-11T03:28:00Z">
              <w:rPr/>
            </w:rPrChange>
          </w:rPr>
          <w:delText xml:space="preserve"> the present value of avoided capacity payments over a comparable horizon</w:delText>
        </w:r>
        <w:r w:rsidR="00A87BDC" w:rsidRPr="00144FCC" w:rsidDel="00501678">
          <w:rPr>
            <w:rFonts w:ascii="Times New Roman" w:hAnsi="Times New Roman" w:cs="Times New Roman"/>
            <w:bCs/>
            <w:rPrChange w:id="832" w:author="Chris Dunlap" w:date="2026-05-10T22:28:00Z" w16du:dateUtc="2026-05-11T03:28:00Z">
              <w:rPr/>
            </w:rPrChange>
          </w:rPr>
          <w:delText>.</w:delText>
        </w:r>
      </w:del>
      <w:r w:rsidR="00A87BDC" w:rsidRPr="00144FCC">
        <w:rPr>
          <w:rFonts w:ascii="Times New Roman" w:hAnsi="Times New Roman" w:cs="Times New Roman"/>
          <w:bCs/>
          <w:rPrChange w:id="833" w:author="Chris Dunlap" w:date="2026-05-10T22:28:00Z" w16du:dateUtc="2026-05-11T03:28:00Z">
            <w:rPr/>
          </w:rPrChange>
        </w:rPr>
        <w:t xml:space="preserve"> The do</w:t>
      </w:r>
      <w:r w:rsidR="00FA0AC3" w:rsidRPr="00144FCC">
        <w:rPr>
          <w:rFonts w:ascii="Times New Roman" w:hAnsi="Times New Roman" w:cs="Times New Roman"/>
          <w:bCs/>
          <w:rPrChange w:id="834" w:author="Chris Dunlap" w:date="2026-05-10T22:28:00Z" w16du:dateUtc="2026-05-11T03:28:00Z">
            <w:rPr/>
          </w:rPrChange>
        </w:rPr>
        <w:t xml:space="preserve">minance ratio is robust across both </w:t>
      </w:r>
      <w:del w:id="835" w:author="Chris Dunlap" w:date="2026-05-10T22:32:00Z" w16du:dateUtc="2026-05-11T03:32:00Z">
        <w:r w:rsidR="00FA0AC3" w:rsidRPr="00144FCC" w:rsidDel="001F4BCB">
          <w:rPr>
            <w:rFonts w:ascii="Times New Roman" w:hAnsi="Times New Roman" w:cs="Times New Roman"/>
            <w:bCs/>
            <w:rPrChange w:id="836" w:author="Chris Dunlap" w:date="2026-05-10T22:28:00Z" w16du:dateUtc="2026-05-11T03:28:00Z">
              <w:rPr/>
            </w:rPrChange>
          </w:rPr>
          <w:delText xml:space="preserve">scopes </w:delText>
        </w:r>
      </w:del>
      <w:ins w:id="837" w:author="Chris Dunlap" w:date="2026-05-10T22:32:00Z" w16du:dateUtc="2026-05-11T03:32:00Z">
        <w:r w:rsidR="001F4BCB">
          <w:rPr>
            <w:rFonts w:ascii="Times New Roman" w:hAnsi="Times New Roman" w:cs="Times New Roman"/>
            <w:bCs/>
          </w:rPr>
          <w:t>scenarios</w:t>
        </w:r>
        <w:r w:rsidR="001F4BCB" w:rsidRPr="00144FCC">
          <w:rPr>
            <w:rFonts w:ascii="Times New Roman" w:hAnsi="Times New Roman" w:cs="Times New Roman"/>
            <w:bCs/>
            <w:rPrChange w:id="838" w:author="Chris Dunlap" w:date="2026-05-10T22:28:00Z" w16du:dateUtc="2026-05-11T03:28:00Z">
              <w:rPr/>
            </w:rPrChange>
          </w:rPr>
          <w:t xml:space="preserve"> </w:t>
        </w:r>
      </w:ins>
      <w:r w:rsidR="00FA0AC3" w:rsidRPr="00144FCC">
        <w:rPr>
          <w:rFonts w:ascii="Times New Roman" w:hAnsi="Times New Roman" w:cs="Times New Roman"/>
          <w:bCs/>
          <w:rPrChange w:id="839" w:author="Chris Dunlap" w:date="2026-05-10T22:28:00Z" w16du:dateUtc="2026-05-11T03:28:00Z">
            <w:rPr/>
          </w:rPrChange>
        </w:rPr>
        <w:t xml:space="preserve">because </w:t>
      </w:r>
      <w:ins w:id="840" w:author="Chris Dunlap" w:date="2026-05-10T14:14:00Z" w16du:dateUtc="2026-05-10T19:14:00Z">
        <w:r w:rsidR="00300E1F" w:rsidRPr="00144FCC">
          <w:rPr>
            <w:rFonts w:ascii="Times New Roman" w:hAnsi="Times New Roman" w:cs="Times New Roman"/>
            <w:bCs/>
            <w:rPrChange w:id="841" w:author="Chris Dunlap" w:date="2026-05-10T22:28:00Z" w16du:dateUtc="2026-05-11T03:28:00Z">
              <w:rPr/>
            </w:rPrChange>
          </w:rPr>
          <w:t>interconnection acceleration</w:t>
        </w:r>
      </w:ins>
      <w:del w:id="842" w:author="Chris Dunlap" w:date="2026-05-10T14:14:00Z" w16du:dateUtc="2026-05-10T19:14:00Z">
        <w:r w:rsidR="00FA0AC3" w:rsidRPr="00144FCC" w:rsidDel="00300E1F">
          <w:rPr>
            <w:rFonts w:ascii="Times New Roman" w:hAnsi="Times New Roman" w:cs="Times New Roman"/>
            <w:bCs/>
            <w:rPrChange w:id="843" w:author="Chris Dunlap" w:date="2026-05-10T22:28:00Z" w16du:dateUtc="2026-05-11T03:28:00Z">
              <w:rPr/>
            </w:rPrChange>
          </w:rPr>
          <w:delText>IX</w:delText>
        </w:r>
      </w:del>
      <w:r w:rsidR="00FA0AC3" w:rsidRPr="00144FCC">
        <w:rPr>
          <w:rFonts w:ascii="Times New Roman" w:hAnsi="Times New Roman" w:cs="Times New Roman"/>
          <w:bCs/>
          <w:rPrChange w:id="844" w:author="Chris Dunlap" w:date="2026-05-10T22:28:00Z" w16du:dateUtc="2026-05-11T03:28:00Z">
            <w:rPr/>
          </w:rPrChange>
        </w:rPr>
        <w:t xml:space="preserve"> NPV scales with foregone compute revenue while avoided capacity cost scales with commitment depth directly.</w:t>
      </w:r>
    </w:p>
    <w:p w14:paraId="228494D5" w14:textId="4ED0B2D2" w:rsidR="003E7288" w:rsidRPr="00257069" w:rsidRDefault="003E7288" w:rsidP="00F064BF">
      <w:pPr>
        <w:rPr>
          <w:rFonts w:ascii="Times New Roman" w:hAnsi="Times New Roman" w:cs="Times New Roman"/>
          <w:b/>
          <w:sz w:val="28"/>
          <w:szCs w:val="28"/>
        </w:rPr>
      </w:pPr>
      <w:del w:id="845" w:author="Chris Dunlap" w:date="2026-05-11T08:15:00Z" w16du:dateUtc="2026-05-11T13:15:00Z">
        <w:r w:rsidRPr="00257069" w:rsidDel="00520030">
          <w:rPr>
            <w:rFonts w:ascii="Times New Roman" w:hAnsi="Times New Roman" w:cs="Times New Roman"/>
            <w:b/>
            <w:sz w:val="28"/>
            <w:szCs w:val="28"/>
          </w:rPr>
          <w:delText xml:space="preserve">7. </w:delText>
        </w:r>
      </w:del>
      <w:r w:rsidRPr="00520030">
        <w:rPr>
          <w:rFonts w:ascii="Times New Roman" w:hAnsi="Times New Roman" w:cs="Times New Roman"/>
          <w:b/>
          <w:rPrChange w:id="846" w:author="Chris Dunlap" w:date="2026-05-11T08:15:00Z" w16du:dateUtc="2026-05-11T13:15:00Z">
            <w:rPr>
              <w:rFonts w:ascii="Times New Roman" w:hAnsi="Times New Roman" w:cs="Times New Roman"/>
              <w:b/>
              <w:sz w:val="28"/>
              <w:szCs w:val="28"/>
            </w:rPr>
          </w:rPrChange>
        </w:rPr>
        <w:t>Discussion</w:t>
      </w:r>
    </w:p>
    <w:p w14:paraId="4FF7C31A" w14:textId="185E1173" w:rsidR="00874687" w:rsidRDefault="00874687" w:rsidP="00CC04C7">
      <w:pPr>
        <w:rPr>
          <w:rFonts w:ascii="Times New Roman" w:hAnsi="Times New Roman" w:cs="Times New Roman"/>
          <w:bCs/>
        </w:rPr>
      </w:pPr>
      <w:r w:rsidRPr="00874687">
        <w:rPr>
          <w:rFonts w:ascii="Times New Roman" w:hAnsi="Times New Roman" w:cs="Times New Roman"/>
          <w:bCs/>
        </w:rPr>
        <w:lastRenderedPageBreak/>
        <w:t xml:space="preserve">This framework </w:t>
      </w:r>
      <w:del w:id="847" w:author="Chris Dunlap" w:date="2026-05-11T08:56:00Z" w16du:dateUtc="2026-05-11T13:56:00Z">
        <w:r w:rsidRPr="00874687" w:rsidDel="008E4A6C">
          <w:rPr>
            <w:rFonts w:ascii="Times New Roman" w:hAnsi="Times New Roman" w:cs="Times New Roman"/>
            <w:bCs/>
          </w:rPr>
          <w:delText xml:space="preserve">yields </w:delText>
        </w:r>
      </w:del>
      <w:ins w:id="848" w:author="Chris Dunlap" w:date="2026-05-11T08:56:00Z" w16du:dateUtc="2026-05-11T13:56:00Z">
        <w:r w:rsidR="008E4A6C">
          <w:rPr>
            <w:rFonts w:ascii="Times New Roman" w:hAnsi="Times New Roman" w:cs="Times New Roman"/>
            <w:bCs/>
          </w:rPr>
          <w:t>produces</w:t>
        </w:r>
        <w:r w:rsidR="008E4A6C" w:rsidRPr="00874687">
          <w:rPr>
            <w:rFonts w:ascii="Times New Roman" w:hAnsi="Times New Roman" w:cs="Times New Roman"/>
            <w:bCs/>
          </w:rPr>
          <w:t xml:space="preserve"> </w:t>
        </w:r>
      </w:ins>
      <w:r w:rsidRPr="00874687">
        <w:rPr>
          <w:rFonts w:ascii="Times New Roman" w:hAnsi="Times New Roman" w:cs="Times New Roman"/>
          <w:bCs/>
        </w:rPr>
        <w:t xml:space="preserve">commitment depths </w:t>
      </w:r>
      <w:del w:id="849" w:author="Chris Dunlap" w:date="2026-05-11T08:56:00Z" w16du:dateUtc="2026-05-11T13:56:00Z">
        <w:r w:rsidRPr="00874687" w:rsidDel="008E4A6C">
          <w:rPr>
            <w:rFonts w:ascii="Times New Roman" w:hAnsi="Times New Roman" w:cs="Times New Roman"/>
            <w:bCs/>
          </w:rPr>
          <w:delText xml:space="preserve">of </w:delText>
        </w:r>
      </w:del>
      <w:ins w:id="850" w:author="Chris Dunlap" w:date="2026-05-11T08:56:00Z" w16du:dateUtc="2026-05-11T13:56:00Z">
        <w:r w:rsidR="008E4A6C">
          <w:rPr>
            <w:rFonts w:ascii="Times New Roman" w:hAnsi="Times New Roman" w:cs="Times New Roman"/>
            <w:bCs/>
          </w:rPr>
          <w:t>ranging from</w:t>
        </w:r>
        <w:r w:rsidR="008E4A6C" w:rsidRPr="00874687">
          <w:rPr>
            <w:rFonts w:ascii="Times New Roman" w:hAnsi="Times New Roman" w:cs="Times New Roman"/>
            <w:bCs/>
          </w:rPr>
          <w:t xml:space="preserve"> </w:t>
        </w:r>
      </w:ins>
      <w:r w:rsidRPr="00874687">
        <w:rPr>
          <w:rFonts w:ascii="Times New Roman" w:hAnsi="Times New Roman" w:cs="Times New Roman"/>
          <w:bCs/>
        </w:rPr>
        <w:t xml:space="preserve">24% to 40% per MW of </w:t>
      </w:r>
      <w:del w:id="851" w:author="Chris Dunlap" w:date="2026-05-11T08:56:00Z" w16du:dateUtc="2026-05-11T13:56:00Z">
        <w:r w:rsidRPr="00874687" w:rsidDel="008E4A6C">
          <w:rPr>
            <w:rFonts w:ascii="Times New Roman" w:hAnsi="Times New Roman" w:cs="Times New Roman"/>
            <w:bCs/>
          </w:rPr>
          <w:delText xml:space="preserve">nameplate </w:delText>
        </w:r>
      </w:del>
      <w:r w:rsidRPr="00874687">
        <w:rPr>
          <w:rFonts w:ascii="Times New Roman" w:hAnsi="Times New Roman" w:cs="Times New Roman"/>
          <w:bCs/>
        </w:rPr>
        <w:t xml:space="preserve">inference capacity, </w:t>
      </w:r>
      <w:del w:id="852" w:author="Chris Dunlap" w:date="2026-05-11T08:56:00Z" w16du:dateUtc="2026-05-11T13:56:00Z">
        <w:r w:rsidRPr="00874687" w:rsidDel="008E4A6C">
          <w:rPr>
            <w:rFonts w:ascii="Times New Roman" w:hAnsi="Times New Roman" w:cs="Times New Roman"/>
            <w:bCs/>
          </w:rPr>
          <w:delText xml:space="preserve">declining </w:delText>
        </w:r>
      </w:del>
      <w:ins w:id="853" w:author="Chris Dunlap" w:date="2026-05-11T08:56:00Z" w16du:dateUtc="2026-05-11T13:56:00Z">
        <w:r w:rsidR="008E4A6C">
          <w:rPr>
            <w:rFonts w:ascii="Times New Roman" w:hAnsi="Times New Roman" w:cs="Times New Roman"/>
            <w:bCs/>
          </w:rPr>
          <w:t>with</w:t>
        </w:r>
        <w:r w:rsidR="008E4A6C" w:rsidRPr="00874687">
          <w:rPr>
            <w:rFonts w:ascii="Times New Roman" w:hAnsi="Times New Roman" w:cs="Times New Roman"/>
            <w:bCs/>
          </w:rPr>
          <w:t xml:space="preserve"> </w:t>
        </w:r>
      </w:ins>
      <w:r w:rsidRPr="00874687">
        <w:rPr>
          <w:rFonts w:ascii="Times New Roman" w:hAnsi="Times New Roman" w:cs="Times New Roman"/>
          <w:bCs/>
        </w:rPr>
        <w:t xml:space="preserve">only </w:t>
      </w:r>
      <w:del w:id="854" w:author="Chris Dunlap" w:date="2026-05-11T08:56:00Z" w16du:dateUtc="2026-05-11T13:56:00Z">
        <w:r w:rsidRPr="00874687" w:rsidDel="008E4A6C">
          <w:rPr>
            <w:rFonts w:ascii="Times New Roman" w:hAnsi="Times New Roman" w:cs="Times New Roman"/>
            <w:bCs/>
          </w:rPr>
          <w:delText xml:space="preserve">modestly </w:delText>
        </w:r>
      </w:del>
      <w:ins w:id="855" w:author="Chris Dunlap" w:date="2026-05-11T08:56:00Z" w16du:dateUtc="2026-05-11T13:56:00Z">
        <w:r w:rsidR="008E4A6C">
          <w:rPr>
            <w:rFonts w:ascii="Times New Roman" w:hAnsi="Times New Roman" w:cs="Times New Roman"/>
            <w:bCs/>
          </w:rPr>
          <w:t>modest decline</w:t>
        </w:r>
      </w:ins>
      <w:ins w:id="856" w:author="Chris Dunlap" w:date="2026-05-11T08:57:00Z" w16du:dateUtc="2026-05-11T13:57:00Z">
        <w:r w:rsidR="008E4A6C">
          <w:rPr>
            <w:rFonts w:ascii="Times New Roman" w:hAnsi="Times New Roman" w:cs="Times New Roman"/>
            <w:bCs/>
          </w:rPr>
          <w:t xml:space="preserve"> </w:t>
        </w:r>
      </w:ins>
      <w:ins w:id="857" w:author="Chris Dunlap" w:date="2026-05-11T08:56:00Z" w16du:dateUtc="2026-05-11T13:56:00Z">
        <w:r w:rsidR="008E4A6C">
          <w:rPr>
            <w:rFonts w:ascii="Times New Roman" w:hAnsi="Times New Roman" w:cs="Times New Roman"/>
            <w:bCs/>
          </w:rPr>
          <w:t>as</w:t>
        </w:r>
      </w:ins>
      <w:del w:id="858" w:author="Chris Dunlap" w:date="2026-05-11T08:56:00Z" w16du:dateUtc="2026-05-11T13:56:00Z">
        <w:r w:rsidRPr="00874687" w:rsidDel="008E4A6C">
          <w:rPr>
            <w:rFonts w:ascii="Times New Roman" w:hAnsi="Times New Roman" w:cs="Times New Roman"/>
            <w:bCs/>
          </w:rPr>
          <w:delText>with</w:delText>
        </w:r>
      </w:del>
      <w:r w:rsidRPr="00874687">
        <w:rPr>
          <w:rFonts w:ascii="Times New Roman" w:hAnsi="Times New Roman" w:cs="Times New Roman"/>
          <w:bCs/>
        </w:rPr>
        <w:t xml:space="preserve"> fleet size</w:t>
      </w:r>
      <w:ins w:id="859" w:author="Chris Dunlap" w:date="2026-05-11T08:57:00Z" w16du:dateUtc="2026-05-11T13:57:00Z">
        <w:r w:rsidR="008E4A6C">
          <w:rPr>
            <w:rFonts w:ascii="Times New Roman" w:hAnsi="Times New Roman" w:cs="Times New Roman"/>
            <w:bCs/>
          </w:rPr>
          <w:t xml:space="preserve"> increases. This is</w:t>
        </w:r>
      </w:ins>
      <w:r w:rsidRPr="00874687">
        <w:rPr>
          <w:rFonts w:ascii="Times New Roman" w:hAnsi="Times New Roman" w:cs="Times New Roman"/>
          <w:bCs/>
        </w:rPr>
        <w:t xml:space="preserve"> because the three flexibility mechanisms </w:t>
      </w:r>
      <w:del w:id="860" w:author="Chris Dunlap" w:date="2026-05-11T08:57:00Z" w16du:dateUtc="2026-05-11T13:57:00Z">
        <w:r w:rsidRPr="00874687" w:rsidDel="008E4A6C">
          <w:rPr>
            <w:rFonts w:ascii="Times New Roman" w:hAnsi="Times New Roman" w:cs="Times New Roman"/>
            <w:bCs/>
          </w:rPr>
          <w:delText>differ structurally in saturation</w:delText>
        </w:r>
      </w:del>
      <w:ins w:id="861" w:author="Chris Dunlap" w:date="2026-05-11T08:57:00Z" w16du:dateUtc="2026-05-11T13:57:00Z">
        <w:r w:rsidR="008E4A6C">
          <w:rPr>
            <w:rFonts w:ascii="Times New Roman" w:hAnsi="Times New Roman" w:cs="Times New Roman"/>
            <w:bCs/>
          </w:rPr>
          <w:t>saturate differently</w:t>
        </w:r>
      </w:ins>
      <w:r w:rsidRPr="00874687">
        <w:rPr>
          <w:rFonts w:ascii="Times New Roman" w:hAnsi="Times New Roman" w:cs="Times New Roman"/>
          <w:bCs/>
        </w:rPr>
        <w:t xml:space="preserve">. The relevant </w:t>
      </w:r>
      <w:del w:id="862" w:author="Chris Dunlap" w:date="2026-05-11T08:57:00Z" w16du:dateUtc="2026-05-11T13:57:00Z">
        <w:r w:rsidRPr="00874687" w:rsidDel="008E4A6C">
          <w:rPr>
            <w:rFonts w:ascii="Times New Roman" w:hAnsi="Times New Roman" w:cs="Times New Roman"/>
            <w:bCs/>
          </w:rPr>
          <w:delText xml:space="preserve">counterfactual </w:delText>
        </w:r>
      </w:del>
      <w:ins w:id="863" w:author="Chris Dunlap" w:date="2026-05-11T08:57:00Z" w16du:dateUtc="2026-05-11T13:57:00Z">
        <w:r w:rsidR="008E4A6C">
          <w:rPr>
            <w:rFonts w:ascii="Times New Roman" w:hAnsi="Times New Roman" w:cs="Times New Roman"/>
            <w:bCs/>
          </w:rPr>
          <w:t>comparison</w:t>
        </w:r>
        <w:r w:rsidR="008E4A6C" w:rsidRPr="00874687">
          <w:rPr>
            <w:rFonts w:ascii="Times New Roman" w:hAnsi="Times New Roman" w:cs="Times New Roman"/>
            <w:bCs/>
          </w:rPr>
          <w:t xml:space="preserve"> </w:t>
        </w:r>
      </w:ins>
      <w:r w:rsidRPr="00874687">
        <w:rPr>
          <w:rFonts w:ascii="Times New Roman" w:hAnsi="Times New Roman" w:cs="Times New Roman"/>
          <w:bCs/>
        </w:rPr>
        <w:t xml:space="preserve">is not a grid without data centers but </w:t>
      </w:r>
      <w:del w:id="864" w:author="Chris Dunlap" w:date="2026-05-11T08:57:00Z" w16du:dateUtc="2026-05-11T13:57:00Z">
        <w:r w:rsidR="00A507AA" w:rsidDel="008E4A6C">
          <w:rPr>
            <w:rFonts w:ascii="Times New Roman" w:hAnsi="Times New Roman" w:cs="Times New Roman"/>
            <w:bCs/>
          </w:rPr>
          <w:delText xml:space="preserve">instead </w:delText>
        </w:r>
        <w:r w:rsidR="00A507AA" w:rsidRPr="00874687" w:rsidDel="008E4A6C">
          <w:rPr>
            <w:rFonts w:ascii="Times New Roman" w:hAnsi="Times New Roman" w:cs="Times New Roman"/>
            <w:bCs/>
          </w:rPr>
          <w:delText>the current planning convention</w:delText>
        </w:r>
        <w:r w:rsidR="00A507AA" w:rsidDel="008E4A6C">
          <w:rPr>
            <w:rFonts w:ascii="Times New Roman" w:hAnsi="Times New Roman" w:cs="Times New Roman"/>
            <w:bCs/>
          </w:rPr>
          <w:delText xml:space="preserve"> of</w:delText>
        </w:r>
        <w:r w:rsidR="00A507AA" w:rsidRPr="00874687" w:rsidDel="008E4A6C">
          <w:rPr>
            <w:rFonts w:ascii="Times New Roman" w:hAnsi="Times New Roman" w:cs="Times New Roman"/>
            <w:bCs/>
          </w:rPr>
          <w:delText xml:space="preserve"> </w:delText>
        </w:r>
      </w:del>
      <w:r w:rsidRPr="00874687">
        <w:rPr>
          <w:rFonts w:ascii="Times New Roman" w:hAnsi="Times New Roman" w:cs="Times New Roman"/>
          <w:bCs/>
        </w:rPr>
        <w:t xml:space="preserve">a grid </w:t>
      </w:r>
      <w:ins w:id="865" w:author="Chris Dunlap" w:date="2026-05-11T08:58:00Z" w16du:dateUtc="2026-05-11T13:58:00Z">
        <w:r w:rsidR="008E4A6C">
          <w:rPr>
            <w:rFonts w:ascii="Times New Roman" w:hAnsi="Times New Roman" w:cs="Times New Roman"/>
            <w:bCs/>
          </w:rPr>
          <w:t>where</w:t>
        </w:r>
      </w:ins>
      <w:del w:id="866" w:author="Chris Dunlap" w:date="2026-05-11T08:58:00Z" w16du:dateUtc="2026-05-11T13:58:00Z">
        <w:r w:rsidRPr="00874687" w:rsidDel="008E4A6C">
          <w:rPr>
            <w:rFonts w:ascii="Times New Roman" w:hAnsi="Times New Roman" w:cs="Times New Roman"/>
            <w:bCs/>
          </w:rPr>
          <w:delText>in which</w:delText>
        </w:r>
      </w:del>
      <w:r w:rsidRPr="00874687">
        <w:rPr>
          <w:rFonts w:ascii="Times New Roman" w:hAnsi="Times New Roman" w:cs="Times New Roman"/>
          <w:bCs/>
        </w:rPr>
        <w:t xml:space="preserve"> data centers are treated as inflexible</w:t>
      </w:r>
      <w:del w:id="867" w:author="Chris Dunlap" w:date="2026-05-11T08:58:00Z" w16du:dateUtc="2026-05-11T13:58:00Z">
        <w:r w:rsidRPr="00874687" w:rsidDel="008E4A6C">
          <w:rPr>
            <w:rFonts w:ascii="Times New Roman" w:hAnsi="Times New Roman" w:cs="Times New Roman"/>
            <w:bCs/>
          </w:rPr>
          <w:delText xml:space="preserve"> firm</w:delText>
        </w:r>
      </w:del>
      <w:r w:rsidRPr="00874687">
        <w:rPr>
          <w:rFonts w:ascii="Times New Roman" w:hAnsi="Times New Roman" w:cs="Times New Roman"/>
          <w:bCs/>
        </w:rPr>
        <w:t xml:space="preserve"> load</w:t>
      </w:r>
      <w:ins w:id="868" w:author="Chris Dunlap" w:date="2026-05-11T08:58:00Z" w16du:dateUtc="2026-05-11T13:58:00Z">
        <w:r w:rsidR="008E4A6C">
          <w:rPr>
            <w:rFonts w:ascii="Times New Roman" w:hAnsi="Times New Roman" w:cs="Times New Roman"/>
            <w:bCs/>
          </w:rPr>
          <w:t>,</w:t>
        </w:r>
      </w:ins>
      <w:r w:rsidRPr="00874687">
        <w:rPr>
          <w:rFonts w:ascii="Times New Roman" w:hAnsi="Times New Roman" w:cs="Times New Roman"/>
          <w:bCs/>
        </w:rPr>
        <w:t xml:space="preserve"> </w:t>
      </w:r>
      <w:del w:id="869" w:author="Chris Dunlap" w:date="2026-05-11T08:58:00Z" w16du:dateUtc="2026-05-11T13:58:00Z">
        <w:r w:rsidR="00A507AA" w:rsidDel="008E4A6C">
          <w:rPr>
            <w:rFonts w:ascii="Times New Roman" w:hAnsi="Times New Roman" w:cs="Times New Roman"/>
            <w:bCs/>
          </w:rPr>
          <w:delText>and</w:delText>
        </w:r>
        <w:r w:rsidRPr="00874687" w:rsidDel="008E4A6C">
          <w:rPr>
            <w:rFonts w:ascii="Times New Roman" w:hAnsi="Times New Roman" w:cs="Times New Roman"/>
            <w:bCs/>
          </w:rPr>
          <w:delText xml:space="preserve"> under which every megawatt of nameplate inference capacity requires</w:delText>
        </w:r>
      </w:del>
      <w:ins w:id="870" w:author="Chris Dunlap" w:date="2026-05-11T08:58:00Z" w16du:dateUtc="2026-05-11T13:58:00Z">
        <w:r w:rsidR="008E4A6C">
          <w:rPr>
            <w:rFonts w:ascii="Times New Roman" w:hAnsi="Times New Roman" w:cs="Times New Roman"/>
            <w:bCs/>
          </w:rPr>
          <w:t>requiring</w:t>
        </w:r>
      </w:ins>
      <w:r w:rsidRPr="00874687">
        <w:rPr>
          <w:rFonts w:ascii="Times New Roman" w:hAnsi="Times New Roman" w:cs="Times New Roman"/>
          <w:bCs/>
        </w:rPr>
        <w:t xml:space="preserve"> </w:t>
      </w:r>
      <w:del w:id="871" w:author="Chris Dunlap" w:date="2026-05-11T08:58:00Z" w16du:dateUtc="2026-05-11T13:58:00Z">
        <w:r w:rsidRPr="00874687" w:rsidDel="008E4A6C">
          <w:rPr>
            <w:rFonts w:ascii="Times New Roman" w:hAnsi="Times New Roman" w:cs="Times New Roman"/>
            <w:bCs/>
          </w:rPr>
          <w:delText xml:space="preserve">corresponding </w:delText>
        </w:r>
      </w:del>
      <w:r w:rsidRPr="00874687">
        <w:rPr>
          <w:rFonts w:ascii="Times New Roman" w:hAnsi="Times New Roman" w:cs="Times New Roman"/>
          <w:bCs/>
        </w:rPr>
        <w:t xml:space="preserve">procurement of </w:t>
      </w:r>
      <w:ins w:id="872" w:author="Chris Dunlap" w:date="2026-05-11T08:58:00Z" w16du:dateUtc="2026-05-11T13:58:00Z">
        <w:r w:rsidR="008E4A6C">
          <w:rPr>
            <w:rFonts w:ascii="Times New Roman" w:hAnsi="Times New Roman" w:cs="Times New Roman"/>
            <w:bCs/>
          </w:rPr>
          <w:t xml:space="preserve">matching </w:t>
        </w:r>
      </w:ins>
      <w:r w:rsidRPr="00874687">
        <w:rPr>
          <w:rFonts w:ascii="Times New Roman" w:hAnsi="Times New Roman" w:cs="Times New Roman"/>
          <w:bCs/>
        </w:rPr>
        <w:t>generation and reserves</w:t>
      </w:r>
      <w:del w:id="873" w:author="Chris Dunlap" w:date="2026-05-11T08:59:00Z" w16du:dateUtc="2026-05-11T13:59:00Z">
        <w:r w:rsidRPr="00874687" w:rsidDel="008E4A6C">
          <w:rPr>
            <w:rFonts w:ascii="Times New Roman" w:hAnsi="Times New Roman" w:cs="Times New Roman"/>
            <w:bCs/>
          </w:rPr>
          <w:delText>. To the extent that this load is demonstrably</w:delText>
        </w:r>
      </w:del>
      <w:ins w:id="874" w:author="Chris Dunlap" w:date="2026-05-11T08:59:00Z" w16du:dateUtc="2026-05-11T13:59:00Z">
        <w:r w:rsidR="008E4A6C">
          <w:rPr>
            <w:rFonts w:ascii="Times New Roman" w:hAnsi="Times New Roman" w:cs="Times New Roman"/>
            <w:bCs/>
          </w:rPr>
          <w:t xml:space="preserve"> for every</w:t>
        </w:r>
      </w:ins>
      <w:r w:rsidRPr="00874687">
        <w:rPr>
          <w:rFonts w:ascii="Times New Roman" w:hAnsi="Times New Roman" w:cs="Times New Roman"/>
          <w:bCs/>
        </w:rPr>
        <w:t xml:space="preserve"> </w:t>
      </w:r>
      <w:ins w:id="875" w:author="Chris Dunlap" w:date="2026-05-11T08:59:00Z" w16du:dateUtc="2026-05-11T13:59:00Z">
        <w:r w:rsidR="008E4A6C">
          <w:rPr>
            <w:rFonts w:ascii="Times New Roman" w:hAnsi="Times New Roman" w:cs="Times New Roman"/>
            <w:bCs/>
          </w:rPr>
          <w:t xml:space="preserve">MW of inference capacity. When loads are </w:t>
        </w:r>
      </w:ins>
      <w:r w:rsidRPr="00874687">
        <w:rPr>
          <w:rFonts w:ascii="Times New Roman" w:hAnsi="Times New Roman" w:cs="Times New Roman"/>
          <w:bCs/>
        </w:rPr>
        <w:t xml:space="preserve">flexible, current </w:t>
      </w:r>
      <w:del w:id="876" w:author="Chris Dunlap" w:date="2026-05-11T08:59:00Z" w16du:dateUtc="2026-05-11T13:59:00Z">
        <w:r w:rsidRPr="00874687" w:rsidDel="008E4A6C">
          <w:rPr>
            <w:rFonts w:ascii="Times New Roman" w:hAnsi="Times New Roman" w:cs="Times New Roman"/>
            <w:bCs/>
          </w:rPr>
          <w:delText xml:space="preserve">convention results </w:delText>
        </w:r>
      </w:del>
      <w:ins w:id="877" w:author="Chris Dunlap" w:date="2026-05-11T08:59:00Z" w16du:dateUtc="2026-05-11T13:59:00Z">
        <w:r w:rsidR="008E4A6C">
          <w:rPr>
            <w:rFonts w:ascii="Times New Roman" w:hAnsi="Times New Roman" w:cs="Times New Roman"/>
            <w:bCs/>
          </w:rPr>
          <w:t>practice leads to over-</w:t>
        </w:r>
      </w:ins>
      <w:del w:id="878" w:author="Chris Dunlap" w:date="2026-05-11T08:59:00Z" w16du:dateUtc="2026-05-11T13:59:00Z">
        <w:r w:rsidRPr="00874687" w:rsidDel="008E4A6C">
          <w:rPr>
            <w:rFonts w:ascii="Times New Roman" w:hAnsi="Times New Roman" w:cs="Times New Roman"/>
            <w:bCs/>
          </w:rPr>
          <w:delText xml:space="preserve">in </w:delText>
        </w:r>
      </w:del>
      <w:r w:rsidRPr="00874687">
        <w:rPr>
          <w:rFonts w:ascii="Times New Roman" w:hAnsi="Times New Roman" w:cs="Times New Roman"/>
          <w:bCs/>
        </w:rPr>
        <w:t xml:space="preserve">procurement </w:t>
      </w:r>
      <w:del w:id="879" w:author="Chris Dunlap" w:date="2026-05-11T09:00:00Z" w16du:dateUtc="2026-05-11T14:00:00Z">
        <w:r w:rsidRPr="00874687" w:rsidDel="008E4A6C">
          <w:rPr>
            <w:rFonts w:ascii="Times New Roman" w:hAnsi="Times New Roman" w:cs="Times New Roman"/>
            <w:bCs/>
          </w:rPr>
          <w:delText xml:space="preserve">exceeding </w:delText>
        </w:r>
      </w:del>
      <w:ins w:id="880" w:author="Chris Dunlap" w:date="2026-05-11T09:00:00Z" w16du:dateUtc="2026-05-11T14:00:00Z">
        <w:r w:rsidR="008E4A6C">
          <w:rPr>
            <w:rFonts w:ascii="Times New Roman" w:hAnsi="Times New Roman" w:cs="Times New Roman"/>
            <w:bCs/>
          </w:rPr>
          <w:t>beyond</w:t>
        </w:r>
        <w:r w:rsidR="008E4A6C" w:rsidRPr="00874687">
          <w:rPr>
            <w:rFonts w:ascii="Times New Roman" w:hAnsi="Times New Roman" w:cs="Times New Roman"/>
            <w:bCs/>
          </w:rPr>
          <w:t xml:space="preserve"> </w:t>
        </w:r>
      </w:ins>
      <w:r w:rsidRPr="00874687">
        <w:rPr>
          <w:rFonts w:ascii="Times New Roman" w:hAnsi="Times New Roman" w:cs="Times New Roman"/>
          <w:bCs/>
        </w:rPr>
        <w:t xml:space="preserve">actual reliability </w:t>
      </w:r>
      <w:del w:id="881" w:author="Chris Dunlap" w:date="2026-05-11T09:00:00Z" w16du:dateUtc="2026-05-11T14:00:00Z">
        <w:r w:rsidRPr="00874687" w:rsidDel="008E4A6C">
          <w:rPr>
            <w:rFonts w:ascii="Times New Roman" w:hAnsi="Times New Roman" w:cs="Times New Roman"/>
            <w:bCs/>
          </w:rPr>
          <w:delText>requirements</w:delText>
        </w:r>
      </w:del>
      <w:ins w:id="882" w:author="Chris Dunlap" w:date="2026-05-11T09:00:00Z" w16du:dateUtc="2026-05-11T14:00:00Z">
        <w:r w:rsidR="008E4A6C">
          <w:rPr>
            <w:rFonts w:ascii="Times New Roman" w:hAnsi="Times New Roman" w:cs="Times New Roman"/>
            <w:bCs/>
          </w:rPr>
          <w:t>needs</w:t>
        </w:r>
      </w:ins>
      <w:r w:rsidRPr="00874687">
        <w:rPr>
          <w:rFonts w:ascii="Times New Roman" w:hAnsi="Times New Roman" w:cs="Times New Roman"/>
          <w:bCs/>
        </w:rPr>
        <w:t>.</w:t>
      </w:r>
    </w:p>
    <w:p w14:paraId="0D3517CE" w14:textId="77777777" w:rsidR="008E4A6C" w:rsidRDefault="00F459F5" w:rsidP="00CC04C7">
      <w:pPr>
        <w:rPr>
          <w:ins w:id="883" w:author="Chris Dunlap" w:date="2026-05-11T09:00:00Z" w16du:dateUtc="2026-05-11T14:00:00Z"/>
          <w:rFonts w:ascii="Times New Roman" w:hAnsi="Times New Roman" w:cs="Times New Roman"/>
          <w:bCs/>
        </w:rPr>
      </w:pPr>
      <w:r w:rsidRPr="00F459F5">
        <w:rPr>
          <w:rFonts w:ascii="Times New Roman" w:hAnsi="Times New Roman" w:cs="Times New Roman"/>
          <w:bCs/>
        </w:rPr>
        <w:t xml:space="preserve">The </w:t>
      </w:r>
      <w:del w:id="884" w:author="Chris Dunlap" w:date="2026-05-11T09:00:00Z" w16du:dateUtc="2026-05-11T14:00:00Z">
        <w:r w:rsidRPr="00F459F5" w:rsidDel="008E4A6C">
          <w:rPr>
            <w:rFonts w:ascii="Times New Roman" w:hAnsi="Times New Roman" w:cs="Times New Roman"/>
            <w:bCs/>
          </w:rPr>
          <w:delText xml:space="preserve">concentrated </w:delText>
        </w:r>
      </w:del>
      <w:ins w:id="885" w:author="Chris Dunlap" w:date="2026-05-11T09:00:00Z" w16du:dateUtc="2026-05-11T14:00:00Z">
        <w:r w:rsidR="008E4A6C">
          <w:rPr>
            <w:rFonts w:ascii="Times New Roman" w:hAnsi="Times New Roman" w:cs="Times New Roman"/>
            <w:bCs/>
          </w:rPr>
          <w:t>main sources of</w:t>
        </w:r>
        <w:r w:rsidR="008E4A6C" w:rsidRPr="00F459F5">
          <w:rPr>
            <w:rFonts w:ascii="Times New Roman" w:hAnsi="Times New Roman" w:cs="Times New Roman"/>
            <w:bCs/>
          </w:rPr>
          <w:t xml:space="preserve"> </w:t>
        </w:r>
      </w:ins>
      <w:r w:rsidRPr="00F459F5">
        <w:rPr>
          <w:rFonts w:ascii="Times New Roman" w:hAnsi="Times New Roman" w:cs="Times New Roman"/>
          <w:bCs/>
        </w:rPr>
        <w:t xml:space="preserve">uncertainty </w:t>
      </w:r>
      <w:ins w:id="886" w:author="Chris Dunlap" w:date="2026-05-11T09:00:00Z" w16du:dateUtc="2026-05-11T14:00:00Z">
        <w:r w:rsidR="008E4A6C">
          <w:rPr>
            <w:rFonts w:ascii="Times New Roman" w:hAnsi="Times New Roman" w:cs="Times New Roman"/>
            <w:bCs/>
          </w:rPr>
          <w:t>are operational decisions:</w:t>
        </w:r>
      </w:ins>
      <w:del w:id="887" w:author="Chris Dunlap" w:date="2026-05-11T09:00:00Z" w16du:dateUtc="2026-05-11T14:00:00Z">
        <w:r w:rsidRPr="00F459F5" w:rsidDel="008E4A6C">
          <w:rPr>
            <w:rFonts w:ascii="Times New Roman" w:hAnsi="Times New Roman" w:cs="Times New Roman"/>
            <w:bCs/>
          </w:rPr>
          <w:delText>is decision-relevant rather than irreducible.</w:delText>
        </w:r>
      </w:del>
      <w:r w:rsidRPr="00F459F5">
        <w:rPr>
          <w:rFonts w:ascii="Times New Roman" w:hAnsi="Times New Roman" w:cs="Times New Roman"/>
          <w:bCs/>
        </w:rPr>
        <w:t xml:space="preserve"> </w:t>
      </w:r>
    </w:p>
    <w:p w14:paraId="2397366D" w14:textId="64749C91" w:rsidR="008E4A6C" w:rsidRDefault="00A104C3" w:rsidP="008E4A6C">
      <w:pPr>
        <w:pStyle w:val="ListParagraph"/>
        <w:numPr>
          <w:ilvl w:val="0"/>
          <w:numId w:val="4"/>
        </w:numPr>
        <w:rPr>
          <w:ins w:id="888" w:author="Chris Dunlap" w:date="2026-05-11T09:02:00Z" w16du:dateUtc="2026-05-11T14:02:00Z"/>
          <w:rFonts w:ascii="Times New Roman" w:hAnsi="Times New Roman" w:cs="Times New Roman"/>
          <w:bCs/>
        </w:rPr>
      </w:pPr>
      <w:del w:id="889" w:author="Chris Dunlap" w:date="2026-05-11T09:04:00Z" w16du:dateUtc="2026-05-11T14:04:00Z">
        <w:r w:rsidRPr="008E4A6C" w:rsidDel="00EF58FB">
          <w:rPr>
            <w:rFonts w:ascii="Times New Roman" w:hAnsi="Times New Roman" w:cs="Times New Roman"/>
            <w:bCs/>
            <w:rPrChange w:id="890" w:author="Chris Dunlap" w:date="2026-05-11T09:00:00Z" w16du:dateUtc="2026-05-11T14:00:00Z">
              <w:rPr/>
            </w:rPrChange>
          </w:rPr>
          <w:delText>Destination compute absorption</w:delText>
        </w:r>
      </w:del>
      <w:r w:rsidRPr="008E4A6C">
        <w:rPr>
          <w:rFonts w:ascii="Times New Roman" w:hAnsi="Times New Roman" w:cs="Times New Roman"/>
          <w:bCs/>
          <w:rPrChange w:id="891" w:author="Chris Dunlap" w:date="2026-05-11T09:00:00Z" w16du:dateUtc="2026-05-11T14:00:00Z">
            <w:rPr/>
          </w:rPrChange>
        </w:rPr>
        <w:t xml:space="preserve"> (</w:t>
      </w:r>
      <w:r w:rsidR="00F459F5" w:rsidRPr="008E4A6C">
        <w:rPr>
          <w:rFonts w:ascii="Times New Roman" w:hAnsi="Times New Roman" w:cs="Times New Roman"/>
          <w:bCs/>
          <w:rPrChange w:id="892" w:author="Chris Dunlap" w:date="2026-05-11T09:00:00Z" w16du:dateUtc="2026-05-11T14:00:00Z">
            <w:rPr/>
          </w:rPrChange>
        </w:rPr>
        <w:t>DEST</w:t>
      </w:r>
      <w:del w:id="893" w:author="Chris Dunlap" w:date="2026-05-10T22:34:00Z" w16du:dateUtc="2026-05-11T03:34:00Z">
        <w:r w:rsidR="00F459F5" w:rsidRPr="008E4A6C" w:rsidDel="00702F1B">
          <w:rPr>
            <w:rFonts w:ascii="Times New Roman" w:hAnsi="Times New Roman" w:cs="Times New Roman"/>
            <w:bCs/>
            <w:rPrChange w:id="894" w:author="Chris Dunlap" w:date="2026-05-11T09:00:00Z" w16du:dateUtc="2026-05-11T14:00:00Z">
              <w:rPr/>
            </w:rPrChange>
          </w:rPr>
          <w:delText>_</w:delText>
        </w:r>
      </w:del>
      <w:r w:rsidR="00F459F5" w:rsidRPr="008E4A6C">
        <w:rPr>
          <w:rFonts w:ascii="Times New Roman" w:hAnsi="Times New Roman" w:cs="Times New Roman"/>
          <w:bCs/>
          <w:vertAlign w:val="subscript"/>
          <w:rPrChange w:id="895" w:author="Chris Dunlap" w:date="2026-05-11T09:00:00Z" w16du:dateUtc="2026-05-11T14:00:00Z">
            <w:rPr>
              <w:rFonts w:ascii="Times New Roman" w:hAnsi="Times New Roman" w:cs="Times New Roman"/>
              <w:bCs/>
            </w:rPr>
          </w:rPrChange>
        </w:rPr>
        <w:t>absorb</w:t>
      </w:r>
      <w:r w:rsidRPr="008E4A6C">
        <w:rPr>
          <w:rFonts w:ascii="Times New Roman" w:hAnsi="Times New Roman" w:cs="Times New Roman"/>
          <w:bCs/>
          <w:rPrChange w:id="896" w:author="Chris Dunlap" w:date="2026-05-11T09:00:00Z" w16du:dateUtc="2026-05-11T14:00:00Z">
            <w:rPr/>
          </w:rPrChange>
        </w:rPr>
        <w:t>)</w:t>
      </w:r>
      <w:ins w:id="897" w:author="Chris Dunlap" w:date="2026-05-11T09:00:00Z" w16du:dateUtc="2026-05-11T14:00:00Z">
        <w:r w:rsidR="008E4A6C">
          <w:rPr>
            <w:rFonts w:ascii="Times New Roman" w:hAnsi="Times New Roman" w:cs="Times New Roman"/>
            <w:bCs/>
          </w:rPr>
          <w:t>:</w:t>
        </w:r>
      </w:ins>
      <w:r w:rsidR="00F459F5" w:rsidRPr="008E4A6C">
        <w:rPr>
          <w:rFonts w:ascii="Times New Roman" w:hAnsi="Times New Roman" w:cs="Times New Roman"/>
          <w:bCs/>
          <w:rPrChange w:id="898" w:author="Chris Dunlap" w:date="2026-05-11T09:00:00Z" w16du:dateUtc="2026-05-11T14:00:00Z">
            <w:rPr/>
          </w:rPrChange>
        </w:rPr>
        <w:t xml:space="preserve"> </w:t>
      </w:r>
      <w:del w:id="899" w:author="Chris Dunlap" w:date="2026-05-11T09:01:00Z" w16du:dateUtc="2026-05-11T14:01:00Z">
        <w:r w:rsidR="00F459F5" w:rsidRPr="008E4A6C" w:rsidDel="008E4A6C">
          <w:rPr>
            <w:rFonts w:ascii="Times New Roman" w:hAnsi="Times New Roman" w:cs="Times New Roman"/>
            <w:bCs/>
            <w:rPrChange w:id="900" w:author="Chris Dunlap" w:date="2026-05-11T09:00:00Z" w16du:dateUtc="2026-05-11T14:00:00Z">
              <w:rPr/>
            </w:rPrChange>
          </w:rPr>
          <w:delText>reflects how</w:delText>
        </w:r>
      </w:del>
      <w:ins w:id="901" w:author="Chris Dunlap" w:date="2026-05-11T09:01:00Z" w16du:dateUtc="2026-05-11T14:01:00Z">
        <w:r w:rsidR="008E4A6C">
          <w:rPr>
            <w:rFonts w:ascii="Times New Roman" w:hAnsi="Times New Roman" w:cs="Times New Roman"/>
            <w:bCs/>
          </w:rPr>
          <w:t>How</w:t>
        </w:r>
      </w:ins>
      <w:r w:rsidR="00F459F5" w:rsidRPr="008E4A6C">
        <w:rPr>
          <w:rFonts w:ascii="Times New Roman" w:hAnsi="Times New Roman" w:cs="Times New Roman"/>
          <w:bCs/>
          <w:rPrChange w:id="902" w:author="Chris Dunlap" w:date="2026-05-11T09:00:00Z" w16du:dateUtc="2026-05-11T14:00:00Z">
            <w:rPr/>
          </w:rPrChange>
        </w:rPr>
        <w:t xml:space="preserve"> much GPU headroom operators </w:t>
      </w:r>
      <w:del w:id="903" w:author="Chris Dunlap" w:date="2026-05-11T09:01:00Z" w16du:dateUtc="2026-05-11T14:01:00Z">
        <w:r w:rsidR="00F459F5" w:rsidRPr="008E4A6C" w:rsidDel="008E4A6C">
          <w:rPr>
            <w:rFonts w:ascii="Times New Roman" w:hAnsi="Times New Roman" w:cs="Times New Roman"/>
            <w:bCs/>
            <w:rPrChange w:id="904" w:author="Chris Dunlap" w:date="2026-05-11T09:00:00Z" w16du:dateUtc="2026-05-11T14:00:00Z">
              <w:rPr/>
            </w:rPrChange>
          </w:rPr>
          <w:delText xml:space="preserve">choose to </w:delText>
        </w:r>
      </w:del>
      <w:r w:rsidR="00F459F5" w:rsidRPr="008E4A6C">
        <w:rPr>
          <w:rFonts w:ascii="Times New Roman" w:hAnsi="Times New Roman" w:cs="Times New Roman"/>
          <w:bCs/>
          <w:rPrChange w:id="905" w:author="Chris Dunlap" w:date="2026-05-11T09:00:00Z" w16du:dateUtc="2026-05-11T14:00:00Z">
            <w:rPr/>
          </w:rPrChange>
        </w:rPr>
        <w:t>maintain</w:t>
      </w:r>
      <w:ins w:id="906" w:author="Chris Dunlap" w:date="2026-05-11T09:01:00Z" w16du:dateUtc="2026-05-11T14:01:00Z">
        <w:r w:rsidR="008E4A6C">
          <w:rPr>
            <w:rFonts w:ascii="Times New Roman" w:hAnsi="Times New Roman" w:cs="Times New Roman"/>
            <w:bCs/>
          </w:rPr>
          <w:t>,</w:t>
        </w:r>
      </w:ins>
      <w:del w:id="907" w:author="Chris Dunlap" w:date="2026-05-11T09:01:00Z" w16du:dateUtc="2026-05-11T14:01:00Z">
        <w:r w:rsidR="00F459F5" w:rsidRPr="008E4A6C" w:rsidDel="008E4A6C">
          <w:rPr>
            <w:rFonts w:ascii="Times New Roman" w:hAnsi="Times New Roman" w:cs="Times New Roman"/>
            <w:bCs/>
            <w:rPrChange w:id="908" w:author="Chris Dunlap" w:date="2026-05-11T09:00:00Z" w16du:dateUtc="2026-05-11T14:00:00Z">
              <w:rPr/>
            </w:rPrChange>
          </w:rPr>
          <w:delText xml:space="preserve"> at destination facilities, the</w:delText>
        </w:r>
      </w:del>
      <w:ins w:id="909" w:author="Chris Dunlap" w:date="2026-05-11T09:01:00Z" w16du:dateUtc="2026-05-11T14:01:00Z">
        <w:r w:rsidR="008E4A6C">
          <w:rPr>
            <w:rFonts w:ascii="Times New Roman" w:hAnsi="Times New Roman" w:cs="Times New Roman"/>
            <w:bCs/>
          </w:rPr>
          <w:t xml:space="preserve"> hardware</w:t>
        </w:r>
      </w:ins>
      <w:r w:rsidR="00F459F5" w:rsidRPr="008E4A6C">
        <w:rPr>
          <w:rFonts w:ascii="Times New Roman" w:hAnsi="Times New Roman" w:cs="Times New Roman"/>
          <w:bCs/>
          <w:rPrChange w:id="910" w:author="Chris Dunlap" w:date="2026-05-11T09:00:00Z" w16du:dateUtc="2026-05-11T14:00:00Z">
            <w:rPr/>
          </w:rPrChange>
        </w:rPr>
        <w:t xml:space="preserve"> compatibility</w:t>
      </w:r>
      <w:ins w:id="911" w:author="Chris Dunlap" w:date="2026-05-11T09:01:00Z" w16du:dateUtc="2026-05-11T14:01:00Z">
        <w:r w:rsidR="008E4A6C">
          <w:rPr>
            <w:rFonts w:ascii="Times New Roman" w:hAnsi="Times New Roman" w:cs="Times New Roman"/>
            <w:bCs/>
          </w:rPr>
          <w:t xml:space="preserve">, and </w:t>
        </w:r>
      </w:ins>
      <w:del w:id="912" w:author="Chris Dunlap" w:date="2026-05-11T09:01:00Z" w16du:dateUtc="2026-05-11T14:01:00Z">
        <w:r w:rsidR="00F459F5" w:rsidRPr="008E4A6C" w:rsidDel="008E4A6C">
          <w:rPr>
            <w:rFonts w:ascii="Times New Roman" w:hAnsi="Times New Roman" w:cs="Times New Roman"/>
            <w:bCs/>
            <w:rPrChange w:id="913" w:author="Chris Dunlap" w:date="2026-05-11T09:00:00Z" w16du:dateUtc="2026-05-11T14:00:00Z">
              <w:rPr/>
            </w:rPrChange>
          </w:rPr>
          <w:delText xml:space="preserve"> of destination hardware with source workloads, and the</w:delText>
        </w:r>
      </w:del>
      <w:ins w:id="914" w:author="Chris Dunlap" w:date="2026-05-11T09:01:00Z" w16du:dateUtc="2026-05-11T14:01:00Z">
        <w:r w:rsidR="008E4A6C">
          <w:rPr>
            <w:rFonts w:ascii="Times New Roman" w:hAnsi="Times New Roman" w:cs="Times New Roman"/>
            <w:bCs/>
          </w:rPr>
          <w:t>pre-staging</w:t>
        </w:r>
      </w:ins>
      <w:ins w:id="915" w:author="Chris Dunlap" w:date="2026-05-11T09:02:00Z" w16du:dateUtc="2026-05-11T14:02:00Z">
        <w:r w:rsidR="008E4A6C">
          <w:rPr>
            <w:rFonts w:ascii="Times New Roman" w:hAnsi="Times New Roman" w:cs="Times New Roman"/>
            <w:bCs/>
          </w:rPr>
          <w:t xml:space="preserve"> — all operational choices.</w:t>
        </w:r>
      </w:ins>
      <w:r w:rsidR="00F459F5" w:rsidRPr="008E4A6C">
        <w:rPr>
          <w:rFonts w:ascii="Times New Roman" w:hAnsi="Times New Roman" w:cs="Times New Roman"/>
          <w:bCs/>
          <w:rPrChange w:id="916" w:author="Chris Dunlap" w:date="2026-05-11T09:00:00Z" w16du:dateUtc="2026-05-11T14:00:00Z">
            <w:rPr/>
          </w:rPrChange>
        </w:rPr>
        <w:t xml:space="preserve"> </w:t>
      </w:r>
      <w:del w:id="917" w:author="Chris Dunlap" w:date="2026-05-11T09:02:00Z" w16du:dateUtc="2026-05-11T14:02:00Z">
        <w:r w:rsidR="00F459F5" w:rsidRPr="008E4A6C" w:rsidDel="008E4A6C">
          <w:rPr>
            <w:rFonts w:ascii="Times New Roman" w:hAnsi="Times New Roman" w:cs="Times New Roman"/>
            <w:bCs/>
            <w:rPrChange w:id="918" w:author="Chris Dunlap" w:date="2026-05-11T09:00:00Z" w16du:dateUtc="2026-05-11T14:00:00Z">
              <w:rPr/>
            </w:rPrChange>
          </w:rPr>
          <w:delText xml:space="preserve">aggressiveness of model weight pre-staging, each of which is an operational decision, not a physical constraint. </w:delText>
        </w:r>
      </w:del>
    </w:p>
    <w:p w14:paraId="478047B0" w14:textId="08449D56" w:rsidR="00EF58FB" w:rsidRDefault="00A104C3" w:rsidP="008E4A6C">
      <w:pPr>
        <w:pStyle w:val="ListParagraph"/>
        <w:numPr>
          <w:ilvl w:val="0"/>
          <w:numId w:val="4"/>
        </w:numPr>
        <w:rPr>
          <w:ins w:id="919" w:author="Chris Dunlap" w:date="2026-05-11T09:03:00Z" w16du:dateUtc="2026-05-11T14:03:00Z"/>
          <w:rFonts w:ascii="Times New Roman" w:hAnsi="Times New Roman" w:cs="Times New Roman"/>
          <w:bCs/>
        </w:rPr>
      </w:pPr>
      <w:del w:id="920" w:author="Chris Dunlap" w:date="2026-05-11T09:04:00Z" w16du:dateUtc="2026-05-11T14:04:00Z">
        <w:r w:rsidRPr="008E4A6C" w:rsidDel="00EF58FB">
          <w:rPr>
            <w:rFonts w:ascii="Times New Roman" w:hAnsi="Times New Roman" w:cs="Times New Roman"/>
            <w:bCs/>
            <w:rPrChange w:id="921" w:author="Chris Dunlap" w:date="2026-05-11T09:00:00Z" w16du:dateUtc="2026-05-11T14:00:00Z">
              <w:rPr/>
            </w:rPrChange>
          </w:rPr>
          <w:delText>The unpinned fraction of migration eligibility</w:delText>
        </w:r>
      </w:del>
      <w:r w:rsidRPr="008E4A6C">
        <w:rPr>
          <w:rFonts w:ascii="Times New Roman" w:hAnsi="Times New Roman" w:cs="Times New Roman"/>
          <w:bCs/>
          <w:rPrChange w:id="922" w:author="Chris Dunlap" w:date="2026-05-11T09:00:00Z" w16du:dateUtc="2026-05-11T14:00:00Z">
            <w:rPr/>
          </w:rPrChange>
        </w:rPr>
        <w:t xml:space="preserve"> (</w:t>
      </w:r>
      <w:r w:rsidR="00F459F5" w:rsidRPr="008E4A6C">
        <w:rPr>
          <w:rFonts w:ascii="Times New Roman" w:hAnsi="Times New Roman" w:cs="Times New Roman"/>
          <w:bCs/>
          <w:rPrChange w:id="923" w:author="Chris Dunlap" w:date="2026-05-11T09:00:00Z" w16du:dateUtc="2026-05-11T14:00:00Z">
            <w:rPr/>
          </w:rPrChange>
        </w:rPr>
        <w:t>MIG</w:t>
      </w:r>
      <w:del w:id="924" w:author="Chris Dunlap" w:date="2026-05-10T22:34:00Z" w16du:dateUtc="2026-05-11T03:34:00Z">
        <w:r w:rsidR="00F459F5" w:rsidRPr="008E4A6C" w:rsidDel="00702F1B">
          <w:rPr>
            <w:rFonts w:ascii="Times New Roman" w:hAnsi="Times New Roman" w:cs="Times New Roman"/>
            <w:bCs/>
            <w:rPrChange w:id="925" w:author="Chris Dunlap" w:date="2026-05-11T09:00:00Z" w16du:dateUtc="2026-05-11T14:00:00Z">
              <w:rPr/>
            </w:rPrChange>
          </w:rPr>
          <w:delText>_</w:delText>
        </w:r>
      </w:del>
      <w:r w:rsidR="00F459F5" w:rsidRPr="008E4A6C">
        <w:rPr>
          <w:rFonts w:ascii="Times New Roman" w:hAnsi="Times New Roman" w:cs="Times New Roman"/>
          <w:bCs/>
          <w:vertAlign w:val="subscript"/>
          <w:rPrChange w:id="926" w:author="Chris Dunlap" w:date="2026-05-11T09:00:00Z" w16du:dateUtc="2026-05-11T14:00:00Z">
            <w:rPr>
              <w:rFonts w:ascii="Times New Roman" w:hAnsi="Times New Roman" w:cs="Times New Roman"/>
              <w:bCs/>
            </w:rPr>
          </w:rPrChange>
        </w:rPr>
        <w:t>elig</w:t>
      </w:r>
      <w:r w:rsidR="00F459F5" w:rsidRPr="008E4A6C">
        <w:rPr>
          <w:rFonts w:ascii="Times New Roman" w:hAnsi="Times New Roman" w:cs="Times New Roman"/>
          <w:bCs/>
          <w:rPrChange w:id="927" w:author="Chris Dunlap" w:date="2026-05-11T09:00:00Z" w16du:dateUtc="2026-05-11T14:00:00Z">
            <w:rPr/>
          </w:rPrChange>
        </w:rPr>
        <w:t xml:space="preserve"> Component B</w:t>
      </w:r>
      <w:r w:rsidRPr="008E4A6C">
        <w:rPr>
          <w:rFonts w:ascii="Times New Roman" w:hAnsi="Times New Roman" w:cs="Times New Roman"/>
          <w:bCs/>
          <w:rPrChange w:id="928" w:author="Chris Dunlap" w:date="2026-05-11T09:00:00Z" w16du:dateUtc="2026-05-11T14:00:00Z">
            <w:rPr/>
          </w:rPrChange>
        </w:rPr>
        <w:t>)</w:t>
      </w:r>
      <w:ins w:id="929" w:author="Chris Dunlap" w:date="2026-05-11T09:02:00Z" w16du:dateUtc="2026-05-11T14:02:00Z">
        <w:r w:rsidR="00EF58FB">
          <w:rPr>
            <w:rFonts w:ascii="Times New Roman" w:hAnsi="Times New Roman" w:cs="Times New Roman"/>
            <w:bCs/>
          </w:rPr>
          <w:t>:</w:t>
        </w:r>
      </w:ins>
      <w:r w:rsidR="00F459F5" w:rsidRPr="008E4A6C">
        <w:rPr>
          <w:rFonts w:ascii="Times New Roman" w:hAnsi="Times New Roman" w:cs="Times New Roman"/>
          <w:bCs/>
          <w:rPrChange w:id="930" w:author="Chris Dunlap" w:date="2026-05-11T09:00:00Z" w16du:dateUtc="2026-05-11T14:00:00Z">
            <w:rPr/>
          </w:rPrChange>
        </w:rPr>
        <w:t xml:space="preserve"> </w:t>
      </w:r>
      <w:ins w:id="931" w:author="Chris Dunlap" w:date="2026-05-11T09:02:00Z" w16du:dateUtc="2026-05-11T14:02:00Z">
        <w:r w:rsidR="00EF58FB">
          <w:rPr>
            <w:rFonts w:ascii="Times New Roman" w:hAnsi="Times New Roman" w:cs="Times New Roman"/>
            <w:bCs/>
          </w:rPr>
          <w:t>Fraction of workloads elgibile for migr</w:t>
        </w:r>
      </w:ins>
      <w:ins w:id="932" w:author="Chris Dunlap" w:date="2026-05-11T09:03:00Z" w16du:dateUtc="2026-05-11T14:03:00Z">
        <w:r w:rsidR="00EF58FB">
          <w:rPr>
            <w:rFonts w:ascii="Times New Roman" w:hAnsi="Times New Roman" w:cs="Times New Roman"/>
            <w:bCs/>
          </w:rPr>
          <w:t xml:space="preserve">ation, largely determined by contracts, which could be </w:t>
        </w:r>
      </w:ins>
      <w:del w:id="933" w:author="Chris Dunlap" w:date="2026-05-11T09:03:00Z" w16du:dateUtc="2026-05-11T14:03:00Z">
        <w:r w:rsidR="00F459F5" w:rsidRPr="008E4A6C" w:rsidDel="00EF58FB">
          <w:rPr>
            <w:rFonts w:ascii="Times New Roman" w:hAnsi="Times New Roman" w:cs="Times New Roman"/>
            <w:bCs/>
            <w:rPrChange w:id="934" w:author="Chris Dunlap" w:date="2026-05-11T09:00:00Z" w16du:dateUtc="2026-05-11T14:00:00Z">
              <w:rPr/>
            </w:rPrChange>
          </w:rPr>
          <w:delText xml:space="preserve">reflects contractual workload pinning, a commercial property that </w:delText>
        </w:r>
      </w:del>
      <w:r w:rsidR="00F459F5" w:rsidRPr="008E4A6C">
        <w:rPr>
          <w:rFonts w:ascii="Times New Roman" w:hAnsi="Times New Roman" w:cs="Times New Roman"/>
          <w:bCs/>
          <w:rPrChange w:id="935" w:author="Chris Dunlap" w:date="2026-05-11T09:00:00Z" w16du:dateUtc="2026-05-11T14:00:00Z">
            <w:rPr/>
          </w:rPrChange>
        </w:rPr>
        <w:t xml:space="preserve">standardized </w:t>
      </w:r>
      <w:ins w:id="936" w:author="Chris Dunlap" w:date="2026-05-11T09:03:00Z" w16du:dateUtc="2026-05-11T14:03:00Z">
        <w:r w:rsidR="00EF58FB">
          <w:rPr>
            <w:rFonts w:ascii="Times New Roman" w:hAnsi="Times New Roman" w:cs="Times New Roman"/>
            <w:bCs/>
          </w:rPr>
          <w:t xml:space="preserve">for </w:t>
        </w:r>
      </w:ins>
      <w:del w:id="937" w:author="Chris Dunlap" w:date="2026-05-10T14:19:00Z" w16du:dateUtc="2026-05-10T19:19:00Z">
        <w:r w:rsidR="00F459F5" w:rsidRPr="008E4A6C" w:rsidDel="00501678">
          <w:rPr>
            <w:rFonts w:ascii="Times New Roman" w:hAnsi="Times New Roman" w:cs="Times New Roman"/>
            <w:bCs/>
            <w:rPrChange w:id="938" w:author="Chris Dunlap" w:date="2026-05-11T09:00:00Z" w16du:dateUtc="2026-05-11T14:00:00Z">
              <w:rPr/>
            </w:rPrChange>
          </w:rPr>
          <w:delText>DR</w:delText>
        </w:r>
      </w:del>
      <w:ins w:id="939" w:author="Chris Dunlap" w:date="2026-05-10T14:19:00Z" w16du:dateUtc="2026-05-10T19:19:00Z">
        <w:r w:rsidR="00501678" w:rsidRPr="008E4A6C">
          <w:rPr>
            <w:rFonts w:ascii="Times New Roman" w:hAnsi="Times New Roman" w:cs="Times New Roman"/>
            <w:bCs/>
            <w:rPrChange w:id="940" w:author="Chris Dunlap" w:date="2026-05-11T09:00:00Z" w16du:dateUtc="2026-05-11T14:00:00Z">
              <w:rPr/>
            </w:rPrChange>
          </w:rPr>
          <w:t xml:space="preserve">demand-response </w:t>
        </w:r>
      </w:ins>
      <w:del w:id="941" w:author="Chris Dunlap" w:date="2026-05-10T14:19:00Z" w16du:dateUtc="2026-05-10T19:19:00Z">
        <w:r w:rsidR="00F459F5" w:rsidRPr="008E4A6C" w:rsidDel="00501678">
          <w:rPr>
            <w:rFonts w:ascii="Times New Roman" w:hAnsi="Times New Roman" w:cs="Times New Roman"/>
            <w:bCs/>
            <w:rPrChange w:id="942" w:author="Chris Dunlap" w:date="2026-05-11T09:00:00Z" w16du:dateUtc="2026-05-11T14:00:00Z">
              <w:rPr/>
            </w:rPrChange>
          </w:rPr>
          <w:delText>-</w:delText>
        </w:r>
      </w:del>
      <w:r w:rsidR="00F459F5" w:rsidRPr="008E4A6C">
        <w:rPr>
          <w:rFonts w:ascii="Times New Roman" w:hAnsi="Times New Roman" w:cs="Times New Roman"/>
          <w:bCs/>
          <w:rPrChange w:id="943" w:author="Chris Dunlap" w:date="2026-05-11T09:00:00Z" w16du:dateUtc="2026-05-11T14:00:00Z">
            <w:rPr/>
          </w:rPrChange>
        </w:rPr>
        <w:t>participation</w:t>
      </w:r>
      <w:del w:id="944" w:author="Chris Dunlap" w:date="2026-05-11T09:03:00Z" w16du:dateUtc="2026-05-11T14:03:00Z">
        <w:r w:rsidR="00F459F5" w:rsidRPr="008E4A6C" w:rsidDel="00EF58FB">
          <w:rPr>
            <w:rFonts w:ascii="Times New Roman" w:hAnsi="Times New Roman" w:cs="Times New Roman"/>
            <w:bCs/>
            <w:rPrChange w:id="945" w:author="Chris Dunlap" w:date="2026-05-11T09:00:00Z" w16du:dateUtc="2026-05-11T14:00:00Z">
              <w:rPr/>
            </w:rPrChange>
          </w:rPr>
          <w:delText xml:space="preserve"> contract language could tighten</w:delText>
        </w:r>
      </w:del>
      <w:r w:rsidR="00F459F5" w:rsidRPr="008E4A6C">
        <w:rPr>
          <w:rFonts w:ascii="Times New Roman" w:hAnsi="Times New Roman" w:cs="Times New Roman"/>
          <w:bCs/>
          <w:rPrChange w:id="946" w:author="Chris Dunlap" w:date="2026-05-11T09:00:00Z" w16du:dateUtc="2026-05-11T14:00:00Z">
            <w:rPr/>
          </w:rPrChange>
        </w:rPr>
        <w:t xml:space="preserve">. </w:t>
      </w:r>
    </w:p>
    <w:p w14:paraId="53D2EBBE" w14:textId="051F53D3" w:rsidR="00874687" w:rsidRPr="008E4A6C" w:rsidRDefault="00A104C3">
      <w:pPr>
        <w:pStyle w:val="ListParagraph"/>
        <w:numPr>
          <w:ilvl w:val="0"/>
          <w:numId w:val="4"/>
        </w:numPr>
        <w:rPr>
          <w:rFonts w:ascii="Times New Roman" w:hAnsi="Times New Roman" w:cs="Times New Roman"/>
          <w:bCs/>
          <w:rPrChange w:id="947" w:author="Chris Dunlap" w:date="2026-05-11T09:00:00Z" w16du:dateUtc="2026-05-11T14:00:00Z">
            <w:rPr/>
          </w:rPrChange>
        </w:rPr>
        <w:pPrChange w:id="948" w:author="Chris Dunlap" w:date="2026-05-11T09:00:00Z" w16du:dateUtc="2026-05-11T14:00:00Z">
          <w:pPr/>
        </w:pPrChange>
      </w:pPr>
      <w:del w:id="949" w:author="Chris Dunlap" w:date="2026-05-11T09:04:00Z" w16du:dateUtc="2026-05-11T14:04:00Z">
        <w:r w:rsidRPr="008E4A6C" w:rsidDel="00EF58FB">
          <w:rPr>
            <w:rFonts w:ascii="Times New Roman" w:hAnsi="Times New Roman" w:cs="Times New Roman"/>
            <w:bCs/>
            <w:rPrChange w:id="950" w:author="Chris Dunlap" w:date="2026-05-11T09:00:00Z" w16du:dateUtc="2026-05-11T14:00:00Z">
              <w:rPr/>
            </w:rPrChange>
          </w:rPr>
          <w:delText>Post-stress queue absorption at fleet scale</w:delText>
        </w:r>
      </w:del>
      <w:r w:rsidRPr="008E4A6C">
        <w:rPr>
          <w:rFonts w:ascii="Times New Roman" w:hAnsi="Times New Roman" w:cs="Times New Roman"/>
          <w:bCs/>
          <w:rPrChange w:id="951" w:author="Chris Dunlap" w:date="2026-05-11T09:00:00Z" w16du:dateUtc="2026-05-11T14:00:00Z">
            <w:rPr/>
          </w:rPrChange>
        </w:rPr>
        <w:t xml:space="preserve"> (</w:t>
      </w:r>
      <w:r w:rsidR="00F459F5" w:rsidRPr="008E4A6C">
        <w:rPr>
          <w:rFonts w:ascii="Times New Roman" w:hAnsi="Times New Roman" w:cs="Times New Roman"/>
          <w:bCs/>
          <w:rPrChange w:id="952" w:author="Chris Dunlap" w:date="2026-05-11T09:00:00Z" w16du:dateUtc="2026-05-11T14:00:00Z">
            <w:rPr/>
          </w:rPrChange>
        </w:rPr>
        <w:t>QUEUE</w:t>
      </w:r>
      <w:del w:id="953" w:author="Chris Dunlap" w:date="2026-05-10T22:34:00Z" w16du:dateUtc="2026-05-11T03:34:00Z">
        <w:r w:rsidR="00F459F5" w:rsidRPr="008E4A6C" w:rsidDel="00702F1B">
          <w:rPr>
            <w:rFonts w:ascii="Times New Roman" w:hAnsi="Times New Roman" w:cs="Times New Roman"/>
            <w:bCs/>
            <w:rPrChange w:id="954" w:author="Chris Dunlap" w:date="2026-05-11T09:00:00Z" w16du:dateUtc="2026-05-11T14:00:00Z">
              <w:rPr/>
            </w:rPrChange>
          </w:rPr>
          <w:delText>_</w:delText>
        </w:r>
      </w:del>
      <w:r w:rsidR="00766339" w:rsidRPr="008E4A6C">
        <w:rPr>
          <w:rFonts w:ascii="Times New Roman" w:hAnsi="Times New Roman" w:cs="Times New Roman"/>
          <w:bCs/>
          <w:vertAlign w:val="subscript"/>
          <w:rPrChange w:id="955" w:author="Chris Dunlap" w:date="2026-05-11T09:00:00Z" w16du:dateUtc="2026-05-11T14:00:00Z">
            <w:rPr>
              <w:rFonts w:ascii="Times New Roman" w:hAnsi="Times New Roman" w:cs="Times New Roman"/>
              <w:bCs/>
            </w:rPr>
          </w:rPrChange>
        </w:rPr>
        <w:t>ok</w:t>
      </w:r>
      <w:r w:rsidRPr="008E4A6C">
        <w:rPr>
          <w:rFonts w:ascii="Times New Roman" w:hAnsi="Times New Roman" w:cs="Times New Roman"/>
          <w:bCs/>
          <w:rPrChange w:id="956" w:author="Chris Dunlap" w:date="2026-05-11T09:00:00Z" w16du:dateUtc="2026-05-11T14:00:00Z">
            <w:rPr/>
          </w:rPrChange>
        </w:rPr>
        <w:t>)</w:t>
      </w:r>
      <w:ins w:id="957" w:author="Chris Dunlap" w:date="2026-05-11T09:03:00Z" w16du:dateUtc="2026-05-11T14:03:00Z">
        <w:r w:rsidR="00EF58FB">
          <w:rPr>
            <w:rFonts w:ascii="Times New Roman" w:hAnsi="Times New Roman" w:cs="Times New Roman"/>
            <w:bCs/>
          </w:rPr>
          <w:t>:</w:t>
        </w:r>
      </w:ins>
      <w:r w:rsidR="00F459F5" w:rsidRPr="008E4A6C">
        <w:rPr>
          <w:rFonts w:ascii="Times New Roman" w:hAnsi="Times New Roman" w:cs="Times New Roman"/>
          <w:bCs/>
          <w:rPrChange w:id="958" w:author="Chris Dunlap" w:date="2026-05-11T09:00:00Z" w16du:dateUtc="2026-05-11T14:00:00Z">
            <w:rPr/>
          </w:rPrChange>
        </w:rPr>
        <w:t xml:space="preserve"> </w:t>
      </w:r>
      <w:ins w:id="959" w:author="Chris Dunlap" w:date="2026-05-11T09:04:00Z" w16du:dateUtc="2026-05-11T14:04:00Z">
        <w:r w:rsidR="00EF58FB">
          <w:rPr>
            <w:rFonts w:ascii="Times New Roman" w:hAnsi="Times New Roman" w:cs="Times New Roman"/>
            <w:bCs/>
          </w:rPr>
          <w:t>Post-stress queue absorption at fleet scale, determined by</w:t>
        </w:r>
      </w:ins>
      <w:del w:id="960" w:author="Chris Dunlap" w:date="2026-05-11T09:04:00Z" w16du:dateUtc="2026-05-11T14:04:00Z">
        <w:r w:rsidR="00F459F5" w:rsidRPr="008E4A6C" w:rsidDel="00EF58FB">
          <w:rPr>
            <w:rFonts w:ascii="Times New Roman" w:hAnsi="Times New Roman" w:cs="Times New Roman"/>
            <w:bCs/>
            <w:rPrChange w:id="961" w:author="Chris Dunlap" w:date="2026-05-11T09:00:00Z" w16du:dateUtc="2026-05-11T14:00:00Z">
              <w:rPr/>
            </w:rPrChange>
          </w:rPr>
          <w:delText>reflects</w:delText>
        </w:r>
      </w:del>
      <w:r w:rsidR="00F459F5" w:rsidRPr="008E4A6C">
        <w:rPr>
          <w:rFonts w:ascii="Times New Roman" w:hAnsi="Times New Roman" w:cs="Times New Roman"/>
          <w:bCs/>
          <w:rPrChange w:id="962" w:author="Chris Dunlap" w:date="2026-05-11T09:00:00Z" w16du:dateUtc="2026-05-11T14:00:00Z">
            <w:rPr/>
          </w:rPrChange>
        </w:rPr>
        <w:t xml:space="preserve"> whether </w:t>
      </w:r>
      <w:del w:id="963" w:author="Chris Dunlap" w:date="2026-05-11T09:04:00Z" w16du:dateUtc="2026-05-11T14:04:00Z">
        <w:r w:rsidR="00F459F5" w:rsidRPr="008E4A6C" w:rsidDel="00EF58FB">
          <w:rPr>
            <w:rFonts w:ascii="Times New Roman" w:hAnsi="Times New Roman" w:cs="Times New Roman"/>
            <w:bCs/>
            <w:rPrChange w:id="964" w:author="Chris Dunlap" w:date="2026-05-11T09:00:00Z" w16du:dateUtc="2026-05-11T14:00:00Z">
              <w:rPr/>
            </w:rPrChange>
          </w:rPr>
          <w:delText xml:space="preserve">multiple </w:delText>
        </w:r>
      </w:del>
      <w:r w:rsidR="00F459F5" w:rsidRPr="008E4A6C">
        <w:rPr>
          <w:rFonts w:ascii="Times New Roman" w:hAnsi="Times New Roman" w:cs="Times New Roman"/>
          <w:bCs/>
          <w:rPrChange w:id="965" w:author="Chris Dunlap" w:date="2026-05-11T09:00:00Z" w16du:dateUtc="2026-05-11T14:00:00Z">
            <w:rPr/>
          </w:rPrChange>
        </w:rPr>
        <w:t xml:space="preserve">facilities </w:t>
      </w:r>
      <w:del w:id="966" w:author="Chris Dunlap" w:date="2026-05-11T09:04:00Z" w16du:dateUtc="2026-05-11T14:04:00Z">
        <w:r w:rsidR="00F459F5" w:rsidRPr="008E4A6C" w:rsidDel="00EF58FB">
          <w:rPr>
            <w:rFonts w:ascii="Times New Roman" w:hAnsi="Times New Roman" w:cs="Times New Roman"/>
            <w:bCs/>
            <w:rPrChange w:id="967" w:author="Chris Dunlap" w:date="2026-05-11T09:00:00Z" w16du:dateUtc="2026-05-11T14:00:00Z">
              <w:rPr/>
            </w:rPrChange>
          </w:rPr>
          <w:delText>defer into coordinated</w:delText>
        </w:r>
      </w:del>
      <w:ins w:id="968" w:author="Chris Dunlap" w:date="2026-05-11T09:04:00Z" w16du:dateUtc="2026-05-11T14:04:00Z">
        <w:r w:rsidR="00EF58FB">
          <w:rPr>
            <w:rFonts w:ascii="Times New Roman" w:hAnsi="Times New Roman" w:cs="Times New Roman"/>
            <w:bCs/>
          </w:rPr>
          <w:t>coordinate</w:t>
        </w:r>
      </w:ins>
      <w:r w:rsidR="00F459F5" w:rsidRPr="008E4A6C">
        <w:rPr>
          <w:rFonts w:ascii="Times New Roman" w:hAnsi="Times New Roman" w:cs="Times New Roman"/>
          <w:bCs/>
          <w:rPrChange w:id="969" w:author="Chris Dunlap" w:date="2026-05-11T09:00:00Z" w16du:dateUtc="2026-05-11T14:00:00Z">
            <w:rPr/>
          </w:rPrChange>
        </w:rPr>
        <w:t xml:space="preserve"> </w:t>
      </w:r>
      <w:del w:id="970" w:author="Chris Dunlap" w:date="2026-05-11T09:05:00Z" w16du:dateUtc="2026-05-11T14:05:00Z">
        <w:r w:rsidR="00F459F5" w:rsidRPr="008E4A6C" w:rsidDel="00EF58FB">
          <w:rPr>
            <w:rFonts w:ascii="Times New Roman" w:hAnsi="Times New Roman" w:cs="Times New Roman"/>
            <w:bCs/>
            <w:rPrChange w:id="971" w:author="Chris Dunlap" w:date="2026-05-11T09:00:00Z" w16du:dateUtc="2026-05-11T14:00:00Z">
              <w:rPr/>
            </w:rPrChange>
          </w:rPr>
          <w:delText xml:space="preserve">or uncoordinated </w:delText>
        </w:r>
      </w:del>
      <w:r w:rsidR="00F459F5" w:rsidRPr="008E4A6C">
        <w:rPr>
          <w:rFonts w:ascii="Times New Roman" w:hAnsi="Times New Roman" w:cs="Times New Roman"/>
          <w:bCs/>
          <w:rPrChange w:id="972" w:author="Chris Dunlap" w:date="2026-05-11T09:00:00Z" w16du:dateUtc="2026-05-11T14:00:00Z">
            <w:rPr/>
          </w:rPrChange>
        </w:rPr>
        <w:t xml:space="preserve">recovery windows; aggregator-level visibility </w:t>
      </w:r>
      <w:del w:id="973" w:author="Chris Dunlap" w:date="2026-05-11T09:05:00Z" w16du:dateUtc="2026-05-11T14:05:00Z">
        <w:r w:rsidR="00F459F5" w:rsidRPr="008E4A6C" w:rsidDel="00EF58FB">
          <w:rPr>
            <w:rFonts w:ascii="Times New Roman" w:hAnsi="Times New Roman" w:cs="Times New Roman"/>
            <w:bCs/>
            <w:rPrChange w:id="974" w:author="Chris Dunlap" w:date="2026-05-11T09:00:00Z" w16du:dateUtc="2026-05-11T14:00:00Z">
              <w:rPr/>
            </w:rPrChange>
          </w:rPr>
          <w:delText>would directly</w:delText>
        </w:r>
      </w:del>
      <w:ins w:id="975" w:author="Chris Dunlap" w:date="2026-05-11T09:05:00Z" w16du:dateUtc="2026-05-11T14:05:00Z">
        <w:r w:rsidR="00EF58FB">
          <w:rPr>
            <w:rFonts w:ascii="Times New Roman" w:hAnsi="Times New Roman" w:cs="Times New Roman"/>
            <w:bCs/>
          </w:rPr>
          <w:t>can</w:t>
        </w:r>
      </w:ins>
      <w:r w:rsidR="00F459F5" w:rsidRPr="008E4A6C">
        <w:rPr>
          <w:rFonts w:ascii="Times New Roman" w:hAnsi="Times New Roman" w:cs="Times New Roman"/>
          <w:bCs/>
          <w:rPrChange w:id="976" w:author="Chris Dunlap" w:date="2026-05-11T09:00:00Z" w16du:dateUtc="2026-05-11T14:00:00Z">
            <w:rPr/>
          </w:rPrChange>
        </w:rPr>
        <w:t xml:space="preserve"> reduce </w:t>
      </w:r>
      <w:del w:id="977" w:author="Chris Dunlap" w:date="2026-05-11T09:05:00Z" w16du:dateUtc="2026-05-11T14:05:00Z">
        <w:r w:rsidR="00F459F5" w:rsidRPr="008E4A6C" w:rsidDel="00EF58FB">
          <w:rPr>
            <w:rFonts w:ascii="Times New Roman" w:hAnsi="Times New Roman" w:cs="Times New Roman"/>
            <w:bCs/>
            <w:rPrChange w:id="978" w:author="Chris Dunlap" w:date="2026-05-11T09:00:00Z" w16du:dateUtc="2026-05-11T14:00:00Z">
              <w:rPr/>
            </w:rPrChange>
          </w:rPr>
          <w:delText xml:space="preserve">the </w:delText>
        </w:r>
      </w:del>
      <w:r w:rsidR="00F459F5" w:rsidRPr="008E4A6C">
        <w:rPr>
          <w:rFonts w:ascii="Times New Roman" w:hAnsi="Times New Roman" w:cs="Times New Roman"/>
          <w:bCs/>
          <w:rPrChange w:id="979" w:author="Chris Dunlap" w:date="2026-05-11T09:00:00Z" w16du:dateUtc="2026-05-11T14:00:00Z">
            <w:rPr/>
          </w:rPrChange>
        </w:rPr>
        <w:t>fleet</w:t>
      </w:r>
      <w:del w:id="980" w:author="Chris Dunlap" w:date="2026-05-11T09:05:00Z" w16du:dateUtc="2026-05-11T14:05:00Z">
        <w:r w:rsidR="00F459F5" w:rsidRPr="008E4A6C" w:rsidDel="00EF58FB">
          <w:rPr>
            <w:rFonts w:ascii="Times New Roman" w:hAnsi="Times New Roman" w:cs="Times New Roman"/>
            <w:bCs/>
            <w:rPrChange w:id="981" w:author="Chris Dunlap" w:date="2026-05-11T09:00:00Z" w16du:dateUtc="2026-05-11T14:00:00Z">
              <w:rPr/>
            </w:rPrChange>
          </w:rPr>
          <w:delText>-scale</w:delText>
        </w:r>
      </w:del>
      <w:r w:rsidR="00F459F5" w:rsidRPr="008E4A6C">
        <w:rPr>
          <w:rFonts w:ascii="Times New Roman" w:hAnsi="Times New Roman" w:cs="Times New Roman"/>
          <w:bCs/>
          <w:rPrChange w:id="982" w:author="Chris Dunlap" w:date="2026-05-11T09:00:00Z" w16du:dateUtc="2026-05-11T14:00:00Z">
            <w:rPr/>
          </w:rPrChange>
        </w:rPr>
        <w:t xml:space="preserve"> saturation.</w:t>
      </w:r>
    </w:p>
    <w:p w14:paraId="57567D91" w14:textId="77777777" w:rsidR="00285C49" w:rsidRDefault="00F459F5" w:rsidP="00CC04C7">
      <w:pPr>
        <w:rPr>
          <w:ins w:id="983" w:author="Chris Dunlap" w:date="2026-05-11T09:09:00Z" w16du:dateUtc="2026-05-11T14:09:00Z"/>
          <w:rFonts w:ascii="Times New Roman" w:hAnsi="Times New Roman" w:cs="Times New Roman"/>
          <w:bCs/>
        </w:rPr>
      </w:pPr>
      <w:r w:rsidRPr="00F459F5">
        <w:rPr>
          <w:rFonts w:ascii="Times New Roman" w:hAnsi="Times New Roman" w:cs="Times New Roman"/>
          <w:bCs/>
        </w:rPr>
        <w:t xml:space="preserve">Sensitivity analysis </w:t>
      </w:r>
      <w:del w:id="984" w:author="Chris Dunlap" w:date="2026-05-11T09:05:00Z" w16du:dateUtc="2026-05-11T14:05:00Z">
        <w:r w:rsidRPr="00F459F5" w:rsidDel="00285C49">
          <w:rPr>
            <w:rFonts w:ascii="Times New Roman" w:hAnsi="Times New Roman" w:cs="Times New Roman"/>
            <w:bCs/>
          </w:rPr>
          <w:delText>confirms that</w:delText>
        </w:r>
      </w:del>
      <w:ins w:id="985" w:author="Chris Dunlap" w:date="2026-05-11T09:05:00Z" w16du:dateUtc="2026-05-11T14:05:00Z">
        <w:r w:rsidR="00285C49">
          <w:rPr>
            <w:rFonts w:ascii="Times New Roman" w:hAnsi="Times New Roman" w:cs="Times New Roman"/>
            <w:bCs/>
          </w:rPr>
          <w:t>shows</w:t>
        </w:r>
      </w:ins>
      <w:r w:rsidRPr="00F459F5">
        <w:rPr>
          <w:rFonts w:ascii="Times New Roman" w:hAnsi="Times New Roman" w:cs="Times New Roman"/>
          <w:bCs/>
        </w:rPr>
        <w:t xml:space="preserve"> the</w:t>
      </w:r>
      <w:r w:rsidR="00A104C3">
        <w:rPr>
          <w:rFonts w:ascii="Times New Roman" w:hAnsi="Times New Roman" w:cs="Times New Roman"/>
          <w:bCs/>
        </w:rPr>
        <w:t>se</w:t>
      </w:r>
      <w:r w:rsidRPr="00F459F5">
        <w:rPr>
          <w:rFonts w:ascii="Times New Roman" w:hAnsi="Times New Roman" w:cs="Times New Roman"/>
          <w:bCs/>
        </w:rPr>
        <w:t xml:space="preserve"> three institutional parameters drive most of the framework</w:t>
      </w:r>
      <w:r w:rsidR="00285C49">
        <w:rPr>
          <w:rFonts w:ascii="Times New Roman" w:hAnsi="Times New Roman" w:cs="Times New Roman"/>
          <w:bCs/>
        </w:rPr>
        <w:t>’</w:t>
      </w:r>
      <w:r w:rsidRPr="00F459F5">
        <w:rPr>
          <w:rFonts w:ascii="Times New Roman" w:hAnsi="Times New Roman" w:cs="Times New Roman"/>
          <w:bCs/>
        </w:rPr>
        <w:t>s residual uncertainty</w:t>
      </w:r>
      <w:r>
        <w:rPr>
          <w:rFonts w:ascii="Times New Roman" w:hAnsi="Times New Roman" w:cs="Times New Roman"/>
          <w:bCs/>
        </w:rPr>
        <w:t xml:space="preserve">. </w:t>
      </w:r>
      <w:del w:id="986" w:author="Chris Dunlap" w:date="2026-05-11T09:06:00Z" w16du:dateUtc="2026-05-11T14:06:00Z">
        <w:r w:rsidR="00CC04C7" w:rsidRPr="00CC04C7" w:rsidDel="00285C49">
          <w:rPr>
            <w:rFonts w:ascii="Times New Roman" w:hAnsi="Times New Roman" w:cs="Times New Roman"/>
            <w:bCs/>
          </w:rPr>
          <w:delText>The two-dimensional sensitivity surface (Fig. 3a) shows mean commitment depth a</w:delText>
        </w:r>
      </w:del>
      <w:ins w:id="987" w:author="Chris Dunlap" w:date="2026-05-11T09:06:00Z" w16du:dateUtc="2026-05-11T14:06:00Z">
        <w:r w:rsidR="00285C49">
          <w:rPr>
            <w:rFonts w:ascii="Times New Roman" w:hAnsi="Times New Roman" w:cs="Times New Roman"/>
            <w:bCs/>
          </w:rPr>
          <w:t>A</w:t>
        </w:r>
      </w:ins>
      <w:r w:rsidR="00CC04C7" w:rsidRPr="00CC04C7">
        <w:rPr>
          <w:rFonts w:ascii="Times New Roman" w:hAnsi="Times New Roman" w:cs="Times New Roman"/>
          <w:bCs/>
        </w:rPr>
        <w:t xml:space="preserve">t 10 GW inference-dominant </w:t>
      </w:r>
      <w:ins w:id="988" w:author="Chris Dunlap" w:date="2026-05-11T09:06:00Z" w16du:dateUtc="2026-05-11T14:06:00Z">
        <w:r w:rsidR="00285C49">
          <w:rPr>
            <w:rFonts w:ascii="Times New Roman" w:hAnsi="Times New Roman" w:cs="Times New Roman"/>
            <w:bCs/>
          </w:rPr>
          <w:t xml:space="preserve">scale, </w:t>
        </w:r>
      </w:ins>
      <w:ins w:id="989" w:author="Chris Dunlap" w:date="2026-05-11T09:07:00Z" w16du:dateUtc="2026-05-11T14:07:00Z">
        <w:r w:rsidR="00285C49">
          <w:rPr>
            <w:rFonts w:ascii="Times New Roman" w:hAnsi="Times New Roman" w:cs="Times New Roman"/>
            <w:bCs/>
          </w:rPr>
          <w:t xml:space="preserve">mean commitment depth </w:t>
        </w:r>
      </w:ins>
      <w:del w:id="990" w:author="Chris Dunlap" w:date="2026-05-11T09:07:00Z" w16du:dateUtc="2026-05-11T14:07:00Z">
        <w:r w:rsidR="00CC04C7" w:rsidRPr="00CC04C7" w:rsidDel="00285C49">
          <w:rPr>
            <w:rFonts w:ascii="Times New Roman" w:hAnsi="Times New Roman" w:cs="Times New Roman"/>
            <w:bCs/>
          </w:rPr>
          <w:delText xml:space="preserve">ranges </w:delText>
        </w:r>
      </w:del>
      <w:ins w:id="991" w:author="Chris Dunlap" w:date="2026-05-11T09:07:00Z" w16du:dateUtc="2026-05-11T14:07:00Z">
        <w:r w:rsidR="00285C49">
          <w:rPr>
            <w:rFonts w:ascii="Times New Roman" w:hAnsi="Times New Roman" w:cs="Times New Roman"/>
            <w:bCs/>
          </w:rPr>
          <w:t>varies</w:t>
        </w:r>
        <w:r w:rsidR="00285C49" w:rsidRPr="00CC04C7">
          <w:rPr>
            <w:rFonts w:ascii="Times New Roman" w:hAnsi="Times New Roman" w:cs="Times New Roman"/>
            <w:bCs/>
          </w:rPr>
          <w:t xml:space="preserve"> </w:t>
        </w:r>
      </w:ins>
      <w:r w:rsidR="00CC04C7" w:rsidRPr="00CC04C7">
        <w:rPr>
          <w:rFonts w:ascii="Times New Roman" w:hAnsi="Times New Roman" w:cs="Times New Roman"/>
          <w:bCs/>
        </w:rPr>
        <w:t xml:space="preserve">from 32.5% to 40.0% across </w:t>
      </w:r>
      <w:del w:id="992" w:author="Chris Dunlap" w:date="2026-05-11T09:07:00Z" w16du:dateUtc="2026-05-11T14:07:00Z">
        <w:r w:rsidR="00CC04C7" w:rsidRPr="00CC04C7" w:rsidDel="00285C49">
          <w:rPr>
            <w:rFonts w:ascii="Times New Roman" w:hAnsi="Times New Roman" w:cs="Times New Roman"/>
            <w:bCs/>
          </w:rPr>
          <w:delText xml:space="preserve">the </w:delText>
        </w:r>
      </w:del>
      <w:r w:rsidR="00CC04C7" w:rsidRPr="00CC04C7">
        <w:rPr>
          <w:rFonts w:ascii="Times New Roman" w:hAnsi="Times New Roman" w:cs="Times New Roman"/>
          <w:bCs/>
        </w:rPr>
        <w:t xml:space="preserve">plausible </w:t>
      </w:r>
      <w:del w:id="993" w:author="Chris Dunlap" w:date="2026-05-11T09:07:00Z" w16du:dateUtc="2026-05-11T14:07:00Z">
        <w:r w:rsidR="00CC04C7" w:rsidRPr="00CC04C7" w:rsidDel="00285C49">
          <w:rPr>
            <w:rFonts w:ascii="Times New Roman" w:hAnsi="Times New Roman" w:cs="Times New Roman"/>
            <w:bCs/>
          </w:rPr>
          <w:delText xml:space="preserve">ranges of </w:delText>
        </w:r>
      </w:del>
      <w:r w:rsidR="00CC04C7" w:rsidRPr="00CC04C7">
        <w:rPr>
          <w:rFonts w:ascii="Times New Roman" w:hAnsi="Times New Roman" w:cs="Times New Roman"/>
          <w:bCs/>
        </w:rPr>
        <w:t>DEST</w:t>
      </w:r>
      <w:del w:id="994" w:author="Chris Dunlap" w:date="2026-05-10T22:35:00Z" w16du:dateUtc="2026-05-11T03:35:00Z">
        <w:r w:rsidR="00CC04C7" w:rsidRPr="00CC04C7" w:rsidDel="00702F1B">
          <w:rPr>
            <w:rFonts w:ascii="Times New Roman" w:hAnsi="Times New Roman" w:cs="Times New Roman"/>
            <w:bCs/>
          </w:rPr>
          <w:delText>_</w:delText>
        </w:r>
      </w:del>
      <w:r w:rsidR="00CC04C7" w:rsidRPr="00702F1B">
        <w:rPr>
          <w:rFonts w:ascii="Times New Roman" w:hAnsi="Times New Roman" w:cs="Times New Roman"/>
          <w:bCs/>
          <w:vertAlign w:val="subscript"/>
          <w:rPrChange w:id="995" w:author="Chris Dunlap" w:date="2026-05-10T22:35:00Z" w16du:dateUtc="2026-05-11T03:35:00Z">
            <w:rPr>
              <w:rFonts w:ascii="Times New Roman" w:hAnsi="Times New Roman" w:cs="Times New Roman"/>
              <w:bCs/>
            </w:rPr>
          </w:rPrChange>
        </w:rPr>
        <w:t>absorb</w:t>
      </w:r>
      <w:r w:rsidR="00CC04C7" w:rsidRPr="00CC04C7">
        <w:rPr>
          <w:rFonts w:ascii="Times New Roman" w:hAnsi="Times New Roman" w:cs="Times New Roman"/>
          <w:bCs/>
        </w:rPr>
        <w:t xml:space="preserve"> and QUEUE</w:t>
      </w:r>
      <w:del w:id="996" w:author="Chris Dunlap" w:date="2026-05-10T22:35:00Z" w16du:dateUtc="2026-05-11T03:35:00Z">
        <w:r w:rsidR="00CC04C7" w:rsidRPr="00CC04C7" w:rsidDel="00702F1B">
          <w:rPr>
            <w:rFonts w:ascii="Times New Roman" w:hAnsi="Times New Roman" w:cs="Times New Roman"/>
            <w:bCs/>
          </w:rPr>
          <w:delText>_</w:delText>
        </w:r>
      </w:del>
      <w:r w:rsidR="00766339" w:rsidRPr="00702F1B">
        <w:rPr>
          <w:rFonts w:ascii="Times New Roman" w:hAnsi="Times New Roman" w:cs="Times New Roman"/>
          <w:bCs/>
          <w:vertAlign w:val="subscript"/>
          <w:rPrChange w:id="997" w:author="Chris Dunlap" w:date="2026-05-10T22:35:00Z" w16du:dateUtc="2026-05-11T03:35:00Z">
            <w:rPr>
              <w:rFonts w:ascii="Times New Roman" w:hAnsi="Times New Roman" w:cs="Times New Roman"/>
              <w:bCs/>
            </w:rPr>
          </w:rPrChange>
        </w:rPr>
        <w:t>ok</w:t>
      </w:r>
      <w:del w:id="998" w:author="Chris Dunlap" w:date="2026-05-11T09:07:00Z" w16du:dateUtc="2026-05-11T14:07:00Z">
        <w:r w:rsidR="00CC04C7" w:rsidRPr="00CC04C7" w:rsidDel="00285C49">
          <w:rPr>
            <w:rFonts w:ascii="Times New Roman" w:hAnsi="Times New Roman" w:cs="Times New Roman"/>
            <w:bCs/>
          </w:rPr>
          <w:delText>; the tornado chart (Fig. 3b) confirms that DEST</w:delText>
        </w:r>
      </w:del>
      <w:del w:id="999" w:author="Chris Dunlap" w:date="2026-05-10T22:35:00Z" w16du:dateUtc="2026-05-11T03:35:00Z">
        <w:r w:rsidR="00CC04C7" w:rsidRPr="00CC04C7" w:rsidDel="00702F1B">
          <w:rPr>
            <w:rFonts w:ascii="Times New Roman" w:hAnsi="Times New Roman" w:cs="Times New Roman"/>
            <w:bCs/>
          </w:rPr>
          <w:delText>_</w:delText>
        </w:r>
      </w:del>
      <w:del w:id="1000" w:author="Chris Dunlap" w:date="2026-05-11T09:07:00Z" w16du:dateUtc="2026-05-11T14:07:00Z">
        <w:r w:rsidR="00CC04C7" w:rsidRPr="00702F1B" w:rsidDel="00285C49">
          <w:rPr>
            <w:rFonts w:ascii="Times New Roman" w:hAnsi="Times New Roman" w:cs="Times New Roman"/>
            <w:bCs/>
            <w:vertAlign w:val="subscript"/>
            <w:rPrChange w:id="1001" w:author="Chris Dunlap" w:date="2026-05-10T22:35:00Z" w16du:dateUtc="2026-05-11T03:35:00Z">
              <w:rPr>
                <w:rFonts w:ascii="Times New Roman" w:hAnsi="Times New Roman" w:cs="Times New Roman"/>
                <w:bCs/>
              </w:rPr>
            </w:rPrChange>
          </w:rPr>
          <w:delText>absorb</w:delText>
        </w:r>
        <w:r w:rsidR="00CC04C7" w:rsidRPr="00CC04C7" w:rsidDel="00285C49">
          <w:rPr>
            <w:rFonts w:ascii="Times New Roman" w:hAnsi="Times New Roman" w:cs="Times New Roman"/>
            <w:bCs/>
          </w:rPr>
          <w:delText>, QUEUE</w:delText>
        </w:r>
      </w:del>
      <w:del w:id="1002" w:author="Chris Dunlap" w:date="2026-05-10T22:35:00Z" w16du:dateUtc="2026-05-11T03:35:00Z">
        <w:r w:rsidR="00CC04C7" w:rsidRPr="00CC04C7" w:rsidDel="00702F1B">
          <w:rPr>
            <w:rFonts w:ascii="Times New Roman" w:hAnsi="Times New Roman" w:cs="Times New Roman"/>
            <w:bCs/>
          </w:rPr>
          <w:delText>_</w:delText>
        </w:r>
      </w:del>
      <w:del w:id="1003" w:author="Chris Dunlap" w:date="2026-05-11T09:07:00Z" w16du:dateUtc="2026-05-11T14:07:00Z">
        <w:r w:rsidR="00766339" w:rsidRPr="00702F1B" w:rsidDel="00285C49">
          <w:rPr>
            <w:rFonts w:ascii="Times New Roman" w:hAnsi="Times New Roman" w:cs="Times New Roman"/>
            <w:bCs/>
            <w:vertAlign w:val="subscript"/>
            <w:rPrChange w:id="1004" w:author="Chris Dunlap" w:date="2026-05-10T22:35:00Z" w16du:dateUtc="2026-05-11T03:35:00Z">
              <w:rPr>
                <w:rFonts w:ascii="Times New Roman" w:hAnsi="Times New Roman" w:cs="Times New Roman"/>
                <w:bCs/>
              </w:rPr>
            </w:rPrChange>
          </w:rPr>
          <w:delText>ok</w:delText>
        </w:r>
        <w:r w:rsidR="00CC04C7" w:rsidRPr="00CC04C7" w:rsidDel="00285C49">
          <w:rPr>
            <w:rFonts w:ascii="Times New Roman" w:hAnsi="Times New Roman" w:cs="Times New Roman"/>
            <w:bCs/>
          </w:rPr>
          <w:delText>, and MIG</w:delText>
        </w:r>
      </w:del>
      <w:del w:id="1005" w:author="Chris Dunlap" w:date="2026-05-10T22:35:00Z" w16du:dateUtc="2026-05-11T03:35:00Z">
        <w:r w:rsidR="00CC04C7" w:rsidRPr="00CC04C7" w:rsidDel="00702F1B">
          <w:rPr>
            <w:rFonts w:ascii="Times New Roman" w:hAnsi="Times New Roman" w:cs="Times New Roman"/>
            <w:bCs/>
          </w:rPr>
          <w:delText>_</w:delText>
        </w:r>
      </w:del>
      <w:del w:id="1006" w:author="Chris Dunlap" w:date="2026-05-11T09:07:00Z" w16du:dateUtc="2026-05-11T14:07:00Z">
        <w:r w:rsidR="00CC04C7" w:rsidRPr="00702F1B" w:rsidDel="00285C49">
          <w:rPr>
            <w:rFonts w:ascii="Times New Roman" w:hAnsi="Times New Roman" w:cs="Times New Roman"/>
            <w:bCs/>
            <w:vertAlign w:val="subscript"/>
            <w:rPrChange w:id="1007" w:author="Chris Dunlap" w:date="2026-05-10T22:35:00Z" w16du:dateUtc="2026-05-11T03:35:00Z">
              <w:rPr>
                <w:rFonts w:ascii="Times New Roman" w:hAnsi="Times New Roman" w:cs="Times New Roman"/>
                <w:bCs/>
              </w:rPr>
            </w:rPrChange>
          </w:rPr>
          <w:delText>elig</w:delText>
        </w:r>
        <w:r w:rsidR="00CC04C7" w:rsidRPr="00CC04C7" w:rsidDel="00285C49">
          <w:rPr>
            <w:rFonts w:ascii="Times New Roman" w:hAnsi="Times New Roman" w:cs="Times New Roman"/>
            <w:bCs/>
          </w:rPr>
          <w:delText xml:space="preserve"> together account for the dominant share of</w:delText>
        </w:r>
      </w:del>
      <w:ins w:id="1008" w:author="Chris Dunlap" w:date="2026-05-11T09:07:00Z" w16du:dateUtc="2026-05-11T14:07:00Z">
        <w:r w:rsidR="00285C49">
          <w:rPr>
            <w:rFonts w:ascii="Times New Roman" w:hAnsi="Times New Roman" w:cs="Times New Roman"/>
            <w:bCs/>
          </w:rPr>
          <w:t xml:space="preserve"> values</w:t>
        </w:r>
      </w:ins>
      <w:ins w:id="1009" w:author="Chris Dunlap" w:date="2026-05-11T09:08:00Z" w16du:dateUtc="2026-05-11T14:08:00Z">
        <w:r w:rsidR="00285C49">
          <w:rPr>
            <w:rFonts w:ascii="Times New Roman" w:hAnsi="Times New Roman" w:cs="Times New Roman"/>
            <w:bCs/>
          </w:rPr>
          <w:t>.</w:t>
        </w:r>
      </w:ins>
      <w:r w:rsidR="00CC04C7" w:rsidRPr="00CC04C7">
        <w:rPr>
          <w:rFonts w:ascii="Times New Roman" w:hAnsi="Times New Roman" w:cs="Times New Roman"/>
          <w:bCs/>
        </w:rPr>
        <w:t xml:space="preserve"> </w:t>
      </w:r>
      <w:ins w:id="1010" w:author="Chris Dunlap" w:date="2026-05-11T09:08:00Z" w16du:dateUtc="2026-05-11T14:08:00Z">
        <w:r w:rsidR="00285C49">
          <w:rPr>
            <w:rFonts w:ascii="Times New Roman" w:hAnsi="Times New Roman" w:cs="Times New Roman"/>
            <w:bCs/>
          </w:rPr>
          <w:t xml:space="preserve">Tornado charts confirm these three parameters dominate </w:t>
        </w:r>
      </w:ins>
      <w:r w:rsidR="00CC04C7" w:rsidRPr="00CC04C7">
        <w:rPr>
          <w:rFonts w:ascii="Times New Roman" w:hAnsi="Times New Roman" w:cs="Times New Roman"/>
          <w:bCs/>
        </w:rPr>
        <w:t xml:space="preserve">fleet-scale sensitivity, while </w:t>
      </w:r>
      <w:ins w:id="1011" w:author="Chris Dunlap" w:date="2026-05-11T09:08:00Z" w16du:dateUtc="2026-05-11T14:08:00Z">
        <w:r w:rsidR="00285C49">
          <w:rPr>
            <w:rFonts w:ascii="Times New Roman" w:hAnsi="Times New Roman" w:cs="Times New Roman"/>
            <w:bCs/>
          </w:rPr>
          <w:t xml:space="preserve">empirically anchored </w:t>
        </w:r>
      </w:ins>
      <w:r w:rsidR="00CC04C7" w:rsidRPr="00CC04C7">
        <w:rPr>
          <w:rFonts w:ascii="Times New Roman" w:hAnsi="Times New Roman" w:cs="Times New Roman"/>
          <w:bCs/>
        </w:rPr>
        <w:t xml:space="preserve">parameters </w:t>
      </w:r>
      <w:del w:id="1012" w:author="Chris Dunlap" w:date="2026-05-11T09:08:00Z" w16du:dateUtc="2026-05-11T14:08:00Z">
        <w:r w:rsidR="00CC04C7" w:rsidRPr="00CC04C7" w:rsidDel="00285C49">
          <w:rPr>
            <w:rFonts w:ascii="Times New Roman" w:hAnsi="Times New Roman" w:cs="Times New Roman"/>
            <w:bCs/>
          </w:rPr>
          <w:delText>with tight empirical anchoring show near-zero sensitivity</w:delText>
        </w:r>
      </w:del>
      <w:ins w:id="1013" w:author="Chris Dunlap" w:date="2026-05-11T09:08:00Z" w16du:dateUtc="2026-05-11T14:08:00Z">
        <w:r w:rsidR="00285C49">
          <w:rPr>
            <w:rFonts w:ascii="Times New Roman" w:hAnsi="Times New Roman" w:cs="Times New Roman"/>
            <w:bCs/>
          </w:rPr>
          <w:t>have minimal impact</w:t>
        </w:r>
      </w:ins>
      <w:r w:rsidR="00CC04C7" w:rsidRPr="00CC04C7">
        <w:rPr>
          <w:rFonts w:ascii="Times New Roman" w:hAnsi="Times New Roman" w:cs="Times New Roman"/>
          <w:bCs/>
        </w:rPr>
        <w:t xml:space="preserve">. Source-side parameters </w:t>
      </w:r>
      <w:del w:id="1014" w:author="Chris Dunlap" w:date="2026-05-11T09:09:00Z" w16du:dateUtc="2026-05-11T14:09:00Z">
        <w:r w:rsidR="00CC04C7" w:rsidRPr="00CC04C7" w:rsidDel="00285C49">
          <w:rPr>
            <w:rFonts w:ascii="Times New Roman" w:hAnsi="Times New Roman" w:cs="Times New Roman"/>
            <w:bCs/>
          </w:rPr>
          <w:delText>do not change fleet-scale outcomes materially</w:delText>
        </w:r>
      </w:del>
      <w:ins w:id="1015" w:author="Chris Dunlap" w:date="2026-05-11T09:09:00Z" w16du:dateUtc="2026-05-11T14:09:00Z">
        <w:r w:rsidR="00285C49">
          <w:rPr>
            <w:rFonts w:ascii="Times New Roman" w:hAnsi="Times New Roman" w:cs="Times New Roman"/>
            <w:bCs/>
          </w:rPr>
          <w:t>are negligible</w:t>
        </w:r>
      </w:ins>
      <w:r w:rsidR="00CC04C7" w:rsidRPr="00CC04C7">
        <w:rPr>
          <w:rFonts w:ascii="Times New Roman" w:hAnsi="Times New Roman" w:cs="Times New Roman"/>
          <w:bCs/>
        </w:rPr>
        <w:t xml:space="preserve"> because the fleet is destination-</w:t>
      </w:r>
      <w:del w:id="1016" w:author="Chris Dunlap" w:date="2026-05-11T09:09:00Z" w16du:dateUtc="2026-05-11T14:09:00Z">
        <w:r w:rsidR="00CC04C7" w:rsidRPr="00CC04C7" w:rsidDel="00285C49">
          <w:rPr>
            <w:rFonts w:ascii="Times New Roman" w:hAnsi="Times New Roman" w:cs="Times New Roman"/>
            <w:bCs/>
          </w:rPr>
          <w:delText>constrained for spatial migration</w:delText>
        </w:r>
      </w:del>
      <w:r w:rsidR="00CC04C7" w:rsidRPr="00CC04C7">
        <w:rPr>
          <w:rFonts w:ascii="Times New Roman" w:hAnsi="Times New Roman" w:cs="Times New Roman"/>
          <w:bCs/>
        </w:rPr>
        <w:t xml:space="preserve"> and queue-constrained</w:t>
      </w:r>
      <w:del w:id="1017" w:author="Chris Dunlap" w:date="2026-05-11T09:09:00Z" w16du:dateUtc="2026-05-11T14:09:00Z">
        <w:r w:rsidR="00CC04C7" w:rsidRPr="00CC04C7" w:rsidDel="00285C49">
          <w:rPr>
            <w:rFonts w:ascii="Times New Roman" w:hAnsi="Times New Roman" w:cs="Times New Roman"/>
            <w:bCs/>
          </w:rPr>
          <w:delText xml:space="preserve"> for deferral</w:delText>
        </w:r>
      </w:del>
      <w:r w:rsidR="00CC04C7" w:rsidRPr="00CC04C7">
        <w:rPr>
          <w:rFonts w:ascii="Times New Roman" w:hAnsi="Times New Roman" w:cs="Times New Roman"/>
          <w:bCs/>
        </w:rPr>
        <w:t xml:space="preserve">. </w:t>
      </w:r>
    </w:p>
    <w:p w14:paraId="7593278E" w14:textId="54FB86FE" w:rsidR="00CC04C7" w:rsidRDefault="00A87BDC" w:rsidP="00CC04C7">
      <w:pPr>
        <w:rPr>
          <w:rFonts w:ascii="Times New Roman" w:hAnsi="Times New Roman" w:cs="Times New Roman"/>
          <w:bCs/>
        </w:rPr>
      </w:pPr>
      <w:r w:rsidRPr="00A87BDC">
        <w:rPr>
          <w:rFonts w:ascii="Times New Roman" w:hAnsi="Times New Roman" w:cs="Times New Roman"/>
          <w:bCs/>
        </w:rPr>
        <w:t>DEST</w:t>
      </w:r>
      <w:del w:id="1018" w:author="Chris Dunlap" w:date="2026-05-10T22:35:00Z" w16du:dateUtc="2026-05-11T03:35:00Z">
        <w:r w:rsidRPr="00A87BDC" w:rsidDel="00702F1B">
          <w:rPr>
            <w:rFonts w:ascii="Times New Roman" w:hAnsi="Times New Roman" w:cs="Times New Roman"/>
            <w:bCs/>
          </w:rPr>
          <w:delText>_</w:delText>
        </w:r>
      </w:del>
      <w:r w:rsidRPr="00702F1B">
        <w:rPr>
          <w:rFonts w:ascii="Times New Roman" w:hAnsi="Times New Roman" w:cs="Times New Roman"/>
          <w:bCs/>
          <w:vertAlign w:val="subscript"/>
          <w:rPrChange w:id="1019" w:author="Chris Dunlap" w:date="2026-05-10T22:35:00Z" w16du:dateUtc="2026-05-11T03:35:00Z">
            <w:rPr>
              <w:rFonts w:ascii="Times New Roman" w:hAnsi="Times New Roman" w:cs="Times New Roman"/>
              <w:bCs/>
            </w:rPr>
          </w:rPrChange>
        </w:rPr>
        <w:t>absorb</w:t>
      </w:r>
      <w:r w:rsidRPr="00A87BDC">
        <w:rPr>
          <w:rFonts w:ascii="Times New Roman" w:hAnsi="Times New Roman" w:cs="Times New Roman"/>
          <w:bCs/>
        </w:rPr>
        <w:t xml:space="preserve"> is </w:t>
      </w:r>
      <w:del w:id="1020" w:author="Chris Dunlap" w:date="2026-05-11T09:09:00Z" w16du:dateUtc="2026-05-11T14:09:00Z">
        <w:r w:rsidRPr="00A87BDC" w:rsidDel="00285C49">
          <w:rPr>
            <w:rFonts w:ascii="Times New Roman" w:hAnsi="Times New Roman" w:cs="Times New Roman"/>
            <w:bCs/>
          </w:rPr>
          <w:delText xml:space="preserve">the </w:delText>
        </w:r>
      </w:del>
      <w:r w:rsidRPr="00A87BDC">
        <w:rPr>
          <w:rFonts w:ascii="Times New Roman" w:hAnsi="Times New Roman" w:cs="Times New Roman"/>
          <w:bCs/>
        </w:rPr>
        <w:t>most</w:t>
      </w:r>
      <w:del w:id="1021" w:author="Chris Dunlap" w:date="2026-05-11T09:10:00Z" w16du:dateUtc="2026-05-11T14:10:00Z">
        <w:r w:rsidRPr="00A87BDC" w:rsidDel="00285C49">
          <w:rPr>
            <w:rFonts w:ascii="Times New Roman" w:hAnsi="Times New Roman" w:cs="Times New Roman"/>
            <w:bCs/>
          </w:rPr>
          <w:delText xml:space="preserve"> dir</w:delText>
        </w:r>
      </w:del>
      <w:del w:id="1022" w:author="Chris Dunlap" w:date="2026-05-11T09:09:00Z" w16du:dateUtc="2026-05-11T14:09:00Z">
        <w:r w:rsidRPr="00A87BDC" w:rsidDel="00285C49">
          <w:rPr>
            <w:rFonts w:ascii="Times New Roman" w:hAnsi="Times New Roman" w:cs="Times New Roman"/>
            <w:bCs/>
          </w:rPr>
          <w:delText>ectly</w:delText>
        </w:r>
      </w:del>
      <w:r w:rsidRPr="00A87BDC">
        <w:rPr>
          <w:rFonts w:ascii="Times New Roman" w:hAnsi="Times New Roman" w:cs="Times New Roman"/>
          <w:bCs/>
        </w:rPr>
        <w:t xml:space="preserve"> actionable, requiring no </w:t>
      </w:r>
      <w:del w:id="1023" w:author="Chris Dunlap" w:date="2026-05-11T09:10:00Z" w16du:dateUtc="2026-05-11T14:10:00Z">
        <w:r w:rsidRPr="00A87BDC" w:rsidDel="00285C49">
          <w:rPr>
            <w:rFonts w:ascii="Times New Roman" w:hAnsi="Times New Roman" w:cs="Times New Roman"/>
            <w:bCs/>
          </w:rPr>
          <w:delText xml:space="preserve">change in </w:delText>
        </w:r>
      </w:del>
      <w:r w:rsidRPr="00A87BDC">
        <w:rPr>
          <w:rFonts w:ascii="Times New Roman" w:hAnsi="Times New Roman" w:cs="Times New Roman"/>
          <w:bCs/>
        </w:rPr>
        <w:t xml:space="preserve">hardware or workload </w:t>
      </w:r>
      <w:del w:id="1024" w:author="Chris Dunlap" w:date="2026-05-11T09:10:00Z" w16du:dateUtc="2026-05-11T14:10:00Z">
        <w:r w:rsidRPr="00A87BDC" w:rsidDel="00285C49">
          <w:rPr>
            <w:rFonts w:ascii="Times New Roman" w:hAnsi="Times New Roman" w:cs="Times New Roman"/>
            <w:bCs/>
          </w:rPr>
          <w:delText>composition</w:delText>
        </w:r>
      </w:del>
      <w:ins w:id="1025" w:author="Chris Dunlap" w:date="2026-05-11T09:10:00Z" w16du:dateUtc="2026-05-11T14:10:00Z">
        <w:r w:rsidR="00285C49">
          <w:rPr>
            <w:rFonts w:ascii="Times New Roman" w:hAnsi="Times New Roman" w:cs="Times New Roman"/>
            <w:bCs/>
          </w:rPr>
          <w:t>changes</w:t>
        </w:r>
      </w:ins>
      <w:r w:rsidRPr="00A87BDC">
        <w:rPr>
          <w:rFonts w:ascii="Times New Roman" w:hAnsi="Times New Roman" w:cs="Times New Roman"/>
          <w:bCs/>
        </w:rPr>
        <w:t>.</w:t>
      </w:r>
      <w:r w:rsidR="00CC04C7" w:rsidRPr="00CC04C7">
        <w:rPr>
          <w:rFonts w:ascii="Times New Roman" w:hAnsi="Times New Roman" w:cs="Times New Roman"/>
          <w:bCs/>
        </w:rPr>
        <w:t xml:space="preserve"> The IEA</w:t>
      </w:r>
      <w:ins w:id="1026" w:author="Chris Dunlap" w:date="2026-05-11T09:10:00Z" w16du:dateUtc="2026-05-11T14:10:00Z">
        <w:r w:rsidR="00285C49">
          <w:rPr>
            <w:rFonts w:ascii="Times New Roman" w:hAnsi="Times New Roman" w:cs="Times New Roman"/>
            <w:bCs/>
          </w:rPr>
          <w:t>’s</w:t>
        </w:r>
      </w:ins>
      <w:r w:rsidR="00CC04C7" w:rsidRPr="00CC04C7">
        <w:rPr>
          <w:rFonts w:ascii="Times New Roman" w:hAnsi="Times New Roman" w:cs="Times New Roman"/>
          <w:bCs/>
        </w:rPr>
        <w:t xml:space="preserve"> 2025 Energy and AI report </w:t>
      </w:r>
      <w:del w:id="1027" w:author="Chris Dunlap" w:date="2026-05-11T09:11:00Z" w16du:dateUtc="2026-05-11T14:11:00Z">
        <w:r w:rsidR="001E1732" w:rsidDel="00285C49">
          <w:rPr>
            <w:rFonts w:ascii="Times New Roman" w:hAnsi="Times New Roman" w:cs="Times New Roman"/>
            <w:bCs/>
          </w:rPr>
          <w:delText>explicitly identifies</w:delText>
        </w:r>
      </w:del>
      <w:ins w:id="1028" w:author="Chris Dunlap" w:date="2026-05-11T09:11:00Z" w16du:dateUtc="2026-05-11T14:11:00Z">
        <w:r w:rsidR="00285C49">
          <w:rPr>
            <w:rFonts w:ascii="Times New Roman" w:hAnsi="Times New Roman" w:cs="Times New Roman"/>
            <w:bCs/>
          </w:rPr>
          <w:t>highlights the need to understand</w:t>
        </w:r>
      </w:ins>
      <w:r w:rsidR="001E1732">
        <w:rPr>
          <w:rFonts w:ascii="Times New Roman" w:hAnsi="Times New Roman" w:cs="Times New Roman"/>
          <w:bCs/>
        </w:rPr>
        <w:t xml:space="preserve"> economic, operational, and contractual </w:t>
      </w:r>
      <w:ins w:id="1029" w:author="Chris Dunlap" w:date="2026-05-11T09:11:00Z" w16du:dateUtc="2026-05-11T14:11:00Z">
        <w:r w:rsidR="00285C49">
          <w:rPr>
            <w:rFonts w:ascii="Times New Roman" w:hAnsi="Times New Roman" w:cs="Times New Roman"/>
            <w:bCs/>
          </w:rPr>
          <w:t>limits</w:t>
        </w:r>
      </w:ins>
      <w:del w:id="1030" w:author="Chris Dunlap" w:date="2026-05-11T09:11:00Z" w16du:dateUtc="2026-05-11T14:11:00Z">
        <w:r w:rsidR="001E1732" w:rsidDel="00285C49">
          <w:rPr>
            <w:rFonts w:ascii="Times New Roman" w:hAnsi="Times New Roman" w:cs="Times New Roman"/>
            <w:bCs/>
          </w:rPr>
          <w:delText xml:space="preserve">constraints as requiring better </w:delText>
        </w:r>
        <w:r w:rsidR="001E1732" w:rsidDel="00285C49">
          <w:rPr>
            <w:rFonts w:ascii="Times New Roman" w:hAnsi="Times New Roman" w:cs="Times New Roman"/>
            <w:bCs/>
          </w:rPr>
          <w:lastRenderedPageBreak/>
          <w:delText>understanding</w:delText>
        </w:r>
      </w:del>
      <w:r w:rsidR="001E1732">
        <w:rPr>
          <w:rFonts w:ascii="Times New Roman" w:hAnsi="Times New Roman" w:cs="Times New Roman"/>
          <w:bCs/>
        </w:rPr>
        <w:t xml:space="preserve"> to realize flexibility potential</w:t>
      </w:r>
      <w:r w:rsidR="00114017">
        <w:rPr>
          <w:rFonts w:ascii="Times New Roman" w:hAnsi="Times New Roman" w:cs="Times New Roman"/>
          <w:bCs/>
        </w:rPr>
        <w:t>[4]</w:t>
      </w:r>
      <w:ins w:id="1031" w:author="Chris Dunlap" w:date="2026-05-11T09:11:00Z" w16du:dateUtc="2026-05-11T14:11:00Z">
        <w:r w:rsidR="00285C49">
          <w:rPr>
            <w:rFonts w:ascii="Times New Roman" w:hAnsi="Times New Roman" w:cs="Times New Roman"/>
            <w:bCs/>
          </w:rPr>
          <w:t>.</w:t>
        </w:r>
      </w:ins>
      <w:del w:id="1032" w:author="Chris Dunlap" w:date="2026-05-11T09:11:00Z" w16du:dateUtc="2026-05-11T14:11:00Z">
        <w:r w:rsidR="001E1732" w:rsidDel="00285C49">
          <w:rPr>
            <w:rFonts w:ascii="Times New Roman" w:hAnsi="Times New Roman" w:cs="Times New Roman"/>
            <w:bCs/>
          </w:rPr>
          <w:delText xml:space="preserve">, </w:delText>
        </w:r>
        <w:r w:rsidR="00CC04C7" w:rsidRPr="00CC04C7" w:rsidDel="00285C49">
          <w:rPr>
            <w:rFonts w:ascii="Times New Roman" w:hAnsi="Times New Roman" w:cs="Times New Roman"/>
            <w:bCs/>
          </w:rPr>
          <w:delText xml:space="preserve">and </w:delText>
        </w:r>
      </w:del>
      <w:r w:rsidR="00CC04C7" w:rsidRPr="00CC04C7">
        <w:rPr>
          <w:rFonts w:ascii="Times New Roman" w:hAnsi="Times New Roman" w:cs="Times New Roman"/>
          <w:bCs/>
        </w:rPr>
        <w:t>Knittel et al.</w:t>
      </w:r>
      <w:del w:id="1033" w:author="Chris Dunlap" w:date="2026-05-11T09:12:00Z" w16du:dateUtc="2026-05-11T14:12:00Z">
        <w:r w:rsidR="00CC04C7" w:rsidRPr="00CC04C7" w:rsidDel="00285C49">
          <w:rPr>
            <w:rFonts w:ascii="Times New Roman" w:hAnsi="Times New Roman" w:cs="Times New Roman"/>
            <w:bCs/>
          </w:rPr>
          <w:delText>'s</w:delText>
        </w:r>
        <w:r w:rsidR="001E1732" w:rsidDel="00285C49">
          <w:rPr>
            <w:rFonts w:ascii="Times New Roman" w:hAnsi="Times New Roman" w:cs="Times New Roman"/>
            <w:bCs/>
          </w:rPr>
          <w:delText xml:space="preserve"> </w:delText>
        </w:r>
        <w:r w:rsidR="00CC04C7" w:rsidRPr="00CC04C7" w:rsidDel="00285C49">
          <w:rPr>
            <w:rFonts w:ascii="Times New Roman" w:hAnsi="Times New Roman" w:cs="Times New Roman"/>
            <w:bCs/>
          </w:rPr>
          <w:delText>capacity-expansion modeling</w:delText>
        </w:r>
      </w:del>
      <w:ins w:id="1034" w:author="Chris Dunlap" w:date="2026-05-11T09:12:00Z" w16du:dateUtc="2026-05-11T14:12:00Z">
        <w:r w:rsidR="00285C49">
          <w:rPr>
            <w:rFonts w:ascii="Times New Roman" w:hAnsi="Times New Roman" w:cs="Times New Roman"/>
            <w:bCs/>
          </w:rPr>
          <w:t xml:space="preserve"> model</w:t>
        </w:r>
      </w:ins>
      <w:r w:rsidR="00CC04C7" w:rsidRPr="00CC04C7">
        <w:rPr>
          <w:rFonts w:ascii="Times New Roman" w:hAnsi="Times New Roman" w:cs="Times New Roman"/>
          <w:bCs/>
        </w:rPr>
        <w:t xml:space="preserve"> </w:t>
      </w:r>
      <w:del w:id="1035" w:author="Chris Dunlap" w:date="2026-05-11T09:12:00Z" w16du:dateUtc="2026-05-11T14:12:00Z">
        <w:r w:rsidR="001E1732" w:rsidDel="004A3F0A">
          <w:rPr>
            <w:rFonts w:ascii="Times New Roman" w:hAnsi="Times New Roman" w:cs="Times New Roman"/>
            <w:bCs/>
          </w:rPr>
          <w:delText xml:space="preserve">parameterizes </w:delText>
        </w:r>
      </w:del>
      <w:r w:rsidR="001E1732">
        <w:rPr>
          <w:rFonts w:ascii="Times New Roman" w:hAnsi="Times New Roman" w:cs="Times New Roman"/>
          <w:bCs/>
        </w:rPr>
        <w:t>flexible</w:t>
      </w:r>
      <w:ins w:id="1036" w:author="Chris Dunlap" w:date="2026-05-11T09:12:00Z" w16du:dateUtc="2026-05-11T14:12:00Z">
        <w:r w:rsidR="004A3F0A">
          <w:rPr>
            <w:rFonts w:ascii="Times New Roman" w:hAnsi="Times New Roman" w:cs="Times New Roman"/>
            <w:bCs/>
          </w:rPr>
          <w:t xml:space="preserve"> </w:t>
        </w:r>
      </w:ins>
      <w:del w:id="1037" w:author="Chris Dunlap" w:date="2026-05-11T09:12:00Z" w16du:dateUtc="2026-05-11T14:12:00Z">
        <w:r w:rsidR="001E1732" w:rsidDel="004A3F0A">
          <w:rPr>
            <w:rFonts w:ascii="Times New Roman" w:hAnsi="Times New Roman" w:cs="Times New Roman"/>
            <w:bCs/>
          </w:rPr>
          <w:delText>-</w:delText>
        </w:r>
      </w:del>
      <w:r w:rsidR="001E1732">
        <w:rPr>
          <w:rFonts w:ascii="Times New Roman" w:hAnsi="Times New Roman" w:cs="Times New Roman"/>
          <w:bCs/>
        </w:rPr>
        <w:t>workload share</w:t>
      </w:r>
      <w:ins w:id="1038" w:author="Chris Dunlap" w:date="2026-05-11T09:13:00Z" w16du:dateUtc="2026-05-11T14:13:00Z">
        <w:r w:rsidR="004A3F0A">
          <w:rPr>
            <w:rFonts w:ascii="Times New Roman" w:hAnsi="Times New Roman" w:cs="Times New Roman"/>
            <w:bCs/>
          </w:rPr>
          <w:t>s</w:t>
        </w:r>
      </w:ins>
      <w:r w:rsidR="001E1732">
        <w:rPr>
          <w:rFonts w:ascii="Times New Roman" w:hAnsi="Times New Roman" w:cs="Times New Roman"/>
          <w:bCs/>
        </w:rPr>
        <w:t xml:space="preserve"> exogenously across a </w:t>
      </w:r>
      <w:del w:id="1039" w:author="Chris Dunlap" w:date="2026-05-11T09:13:00Z" w16du:dateUtc="2026-05-11T14:13:00Z">
        <w:r w:rsidR="001E1732" w:rsidDel="004A3F0A">
          <w:rPr>
            <w:rFonts w:ascii="Times New Roman" w:hAnsi="Times New Roman" w:cs="Times New Roman"/>
            <w:bCs/>
          </w:rPr>
          <w:delText>1-100%</w:delText>
        </w:r>
      </w:del>
      <w:ins w:id="1040" w:author="Chris Dunlap" w:date="2026-05-11T09:13:00Z" w16du:dateUtc="2026-05-11T14:13:00Z">
        <w:r w:rsidR="004A3F0A">
          <w:rPr>
            <w:rFonts w:ascii="Times New Roman" w:hAnsi="Times New Roman" w:cs="Times New Roman"/>
            <w:bCs/>
          </w:rPr>
          <w:t>wide</w:t>
        </w:r>
      </w:ins>
      <w:r w:rsidR="001E1732">
        <w:rPr>
          <w:rFonts w:ascii="Times New Roman" w:hAnsi="Times New Roman" w:cs="Times New Roman"/>
          <w:bCs/>
        </w:rPr>
        <w:t xml:space="preserve"> range to evaluate system-level </w:t>
      </w:r>
      <w:ins w:id="1041" w:author="Chris Dunlap" w:date="2026-05-11T09:13:00Z" w16du:dateUtc="2026-05-11T14:13:00Z">
        <w:r w:rsidR="004A3F0A">
          <w:rPr>
            <w:rFonts w:ascii="Times New Roman" w:hAnsi="Times New Roman" w:cs="Times New Roman"/>
            <w:bCs/>
          </w:rPr>
          <w:t xml:space="preserve">importance of </w:t>
        </w:r>
      </w:ins>
      <w:del w:id="1042" w:author="Chris Dunlap" w:date="2026-05-11T09:13:00Z" w16du:dateUtc="2026-05-11T14:13:00Z">
        <w:r w:rsidR="001E1732" w:rsidDel="004A3F0A">
          <w:rPr>
            <w:rFonts w:ascii="Times New Roman" w:hAnsi="Times New Roman" w:cs="Times New Roman"/>
            <w:bCs/>
          </w:rPr>
          <w:delText>consequences</w:delText>
        </w:r>
        <w:r w:rsidR="00114017" w:rsidDel="004A3F0A">
          <w:rPr>
            <w:rFonts w:ascii="Times New Roman" w:hAnsi="Times New Roman" w:cs="Times New Roman"/>
            <w:bCs/>
          </w:rPr>
          <w:delText>[15].</w:delText>
        </w:r>
        <w:r w:rsidR="001E1732" w:rsidDel="004A3F0A">
          <w:rPr>
            <w:rFonts w:ascii="Times New Roman" w:hAnsi="Times New Roman" w:cs="Times New Roman"/>
            <w:bCs/>
          </w:rPr>
          <w:delText xml:space="preserve"> Both motivate the need</w:delText>
        </w:r>
        <w:r w:rsidR="00766339" w:rsidDel="004A3F0A">
          <w:rPr>
            <w:rFonts w:ascii="Times New Roman" w:hAnsi="Times New Roman" w:cs="Times New Roman"/>
            <w:bCs/>
          </w:rPr>
          <w:delText xml:space="preserve"> </w:delText>
        </w:r>
        <w:r w:rsidR="001E1732" w:rsidDel="004A3F0A">
          <w:rPr>
            <w:rFonts w:ascii="Times New Roman" w:hAnsi="Times New Roman" w:cs="Times New Roman"/>
            <w:bCs/>
          </w:rPr>
          <w:delText xml:space="preserve">for </w:delText>
        </w:r>
      </w:del>
      <w:r w:rsidR="001E1732">
        <w:rPr>
          <w:rFonts w:ascii="Times New Roman" w:hAnsi="Times New Roman" w:cs="Times New Roman"/>
          <w:bCs/>
        </w:rPr>
        <w:t xml:space="preserve">endogenous determination of </w:t>
      </w:r>
      <w:del w:id="1043" w:author="Chris Dunlap" w:date="2026-05-11T09:13:00Z" w16du:dateUtc="2026-05-11T14:13:00Z">
        <w:r w:rsidR="001E1732" w:rsidDel="004A3F0A">
          <w:rPr>
            <w:rFonts w:ascii="Times New Roman" w:hAnsi="Times New Roman" w:cs="Times New Roman"/>
            <w:bCs/>
          </w:rPr>
          <w:delText xml:space="preserve">which </w:delText>
        </w:r>
      </w:del>
      <w:r w:rsidR="001E1732">
        <w:rPr>
          <w:rFonts w:ascii="Times New Roman" w:hAnsi="Times New Roman" w:cs="Times New Roman"/>
          <w:bCs/>
        </w:rPr>
        <w:t xml:space="preserve">flexibility levels </w:t>
      </w:r>
      <w:ins w:id="1044" w:author="Chris Dunlap" w:date="2026-05-11T09:13:00Z" w16du:dateUtc="2026-05-11T14:13:00Z">
        <w:r w:rsidR="004A3F0A">
          <w:rPr>
            <w:rFonts w:ascii="Times New Roman" w:hAnsi="Times New Roman" w:cs="Times New Roman"/>
            <w:bCs/>
          </w:rPr>
          <w:t>[15</w:t>
        </w:r>
      </w:ins>
      <w:ins w:id="1045" w:author="Chris Dunlap" w:date="2026-05-11T09:14:00Z" w16du:dateUtc="2026-05-11T14:14:00Z">
        <w:r w:rsidR="004A3F0A">
          <w:rPr>
            <w:rFonts w:ascii="Times New Roman" w:hAnsi="Times New Roman" w:cs="Times New Roman"/>
            <w:bCs/>
          </w:rPr>
          <w:t>].</w:t>
        </w:r>
      </w:ins>
      <w:del w:id="1046" w:author="Chris Dunlap" w:date="2026-05-11T09:14:00Z" w16du:dateUtc="2026-05-11T14:14:00Z">
        <w:r w:rsidR="001E1732" w:rsidDel="004A3F0A">
          <w:rPr>
            <w:rFonts w:ascii="Times New Roman" w:hAnsi="Times New Roman" w:cs="Times New Roman"/>
            <w:bCs/>
          </w:rPr>
          <w:delText>are physically and operationally defensible.</w:delText>
        </w:r>
      </w:del>
      <w:r w:rsidR="001E1732">
        <w:rPr>
          <w:rFonts w:ascii="Times New Roman" w:hAnsi="Times New Roman" w:cs="Times New Roman"/>
          <w:bCs/>
        </w:rPr>
        <w:t xml:space="preserve"> The bottom-up </w:t>
      </w:r>
      <w:del w:id="1047" w:author="Chris Dunlap" w:date="2026-05-10T22:47:00Z" w16du:dateUtc="2026-05-11T03:47:00Z">
        <w:r w:rsidR="001E1732" w:rsidDel="00BB2825">
          <w:rPr>
            <w:rFonts w:ascii="Times New Roman" w:hAnsi="Times New Roman" w:cs="Times New Roman"/>
            <w:bCs/>
          </w:rPr>
          <w:delText xml:space="preserve">cascade </w:delText>
        </w:r>
      </w:del>
      <w:ins w:id="1048" w:author="Chris Dunlap" w:date="2026-05-10T22:47:00Z" w16du:dateUtc="2026-05-11T03:47:00Z">
        <w:r w:rsidR="00BB2825">
          <w:rPr>
            <w:rFonts w:ascii="Times New Roman" w:hAnsi="Times New Roman" w:cs="Times New Roman"/>
            <w:bCs/>
          </w:rPr>
          <w:t xml:space="preserve">model </w:t>
        </w:r>
      </w:ins>
      <w:del w:id="1049" w:author="Chris Dunlap" w:date="2026-05-11T09:14:00Z" w16du:dateUtc="2026-05-11T14:14:00Z">
        <w:r w:rsidR="001E1732" w:rsidDel="004A3F0A">
          <w:rPr>
            <w:rFonts w:ascii="Times New Roman" w:hAnsi="Times New Roman" w:cs="Times New Roman"/>
            <w:bCs/>
          </w:rPr>
          <w:delText xml:space="preserve">developed </w:delText>
        </w:r>
      </w:del>
      <w:r w:rsidR="001E1732">
        <w:rPr>
          <w:rFonts w:ascii="Times New Roman" w:hAnsi="Times New Roman" w:cs="Times New Roman"/>
          <w:bCs/>
        </w:rPr>
        <w:t xml:space="preserve">here provides that determination and addresses </w:t>
      </w:r>
      <w:del w:id="1050" w:author="Chris Dunlap" w:date="2026-05-11T09:14:00Z" w16du:dateUtc="2026-05-11T14:14:00Z">
        <w:r w:rsidR="001E1732" w:rsidDel="004A3F0A">
          <w:rPr>
            <w:rFonts w:ascii="Times New Roman" w:hAnsi="Times New Roman" w:cs="Times New Roman"/>
            <w:bCs/>
          </w:rPr>
          <w:delText xml:space="preserve">the </w:delText>
        </w:r>
      </w:del>
      <w:r w:rsidR="001E1732">
        <w:rPr>
          <w:rFonts w:ascii="Times New Roman" w:hAnsi="Times New Roman" w:cs="Times New Roman"/>
          <w:bCs/>
        </w:rPr>
        <w:t xml:space="preserve">spatial direction </w:t>
      </w:r>
      <w:del w:id="1051" w:author="Chris Dunlap" w:date="2026-05-11T09:14:00Z" w16du:dateUtc="2026-05-11T14:14:00Z">
        <w:r w:rsidR="001E1732" w:rsidDel="004A3F0A">
          <w:rPr>
            <w:rFonts w:ascii="Times New Roman" w:hAnsi="Times New Roman" w:cs="Times New Roman"/>
            <w:bCs/>
          </w:rPr>
          <w:delText xml:space="preserve">Zhou et al. </w:delText>
        </w:r>
      </w:del>
      <w:r w:rsidR="001E1732">
        <w:rPr>
          <w:rFonts w:ascii="Times New Roman" w:hAnsi="Times New Roman" w:cs="Times New Roman"/>
          <w:bCs/>
        </w:rPr>
        <w:t xml:space="preserve">identified </w:t>
      </w:r>
      <w:ins w:id="1052" w:author="Chris Dunlap" w:date="2026-05-11T09:14:00Z" w16du:dateUtc="2026-05-11T14:14:00Z">
        <w:r w:rsidR="004A3F0A">
          <w:rPr>
            <w:rFonts w:ascii="Times New Roman" w:hAnsi="Times New Roman" w:cs="Times New Roman"/>
            <w:bCs/>
          </w:rPr>
          <w:t>for</w:t>
        </w:r>
      </w:ins>
      <w:del w:id="1053" w:author="Chris Dunlap" w:date="2026-05-11T09:14:00Z" w16du:dateUtc="2026-05-11T14:14:00Z">
        <w:r w:rsidR="001E1732" w:rsidDel="004A3F0A">
          <w:rPr>
            <w:rFonts w:ascii="Times New Roman" w:hAnsi="Times New Roman" w:cs="Times New Roman"/>
            <w:bCs/>
          </w:rPr>
          <w:delText>as</w:delText>
        </w:r>
      </w:del>
      <w:r w:rsidR="001E1732">
        <w:rPr>
          <w:rFonts w:ascii="Times New Roman" w:hAnsi="Times New Roman" w:cs="Times New Roman"/>
          <w:bCs/>
        </w:rPr>
        <w:t xml:space="preserve"> future work[10]</w:t>
      </w:r>
      <w:r w:rsidR="00114017">
        <w:rPr>
          <w:rFonts w:ascii="Times New Roman" w:hAnsi="Times New Roman" w:cs="Times New Roman"/>
          <w:b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2"/>
        <w:gridCol w:w="4808"/>
      </w:tblGrid>
      <w:tr w:rsidR="00F459F5" w14:paraId="42F3BA89" w14:textId="77777777" w:rsidTr="008B4284">
        <w:tc>
          <w:tcPr>
            <w:tcW w:w="4552" w:type="dxa"/>
          </w:tcPr>
          <w:p w14:paraId="5DDB8EBE" w14:textId="77777777" w:rsidR="00F459F5" w:rsidRDefault="00F459F5" w:rsidP="008B4284">
            <w:pPr>
              <w:keepNext/>
            </w:pPr>
            <w:r>
              <w:rPr>
                <w:noProof/>
              </w:rPr>
              <w:drawing>
                <wp:inline distT="0" distB="0" distL="0" distR="0" wp14:anchorId="1B47EDEB" wp14:editId="317F032C">
                  <wp:extent cx="2842546" cy="2149523"/>
                  <wp:effectExtent l="0" t="0" r="0" b="3175"/>
                  <wp:docPr id="511272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72131" name="Picture 51127213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84431" cy="2181196"/>
                          </a:xfrm>
                          <a:prstGeom prst="rect">
                            <a:avLst/>
                          </a:prstGeom>
                        </pic:spPr>
                      </pic:pic>
                    </a:graphicData>
                  </a:graphic>
                </wp:inline>
              </w:drawing>
            </w:r>
          </w:p>
          <w:p w14:paraId="4B000470" w14:textId="7F3265A9" w:rsidR="00F459F5" w:rsidRDefault="00F459F5" w:rsidP="008B4284">
            <w:pPr>
              <w:pStyle w:val="Caption"/>
              <w:rPr>
                <w:rFonts w:ascii="Times New Roman" w:hAnsi="Times New Roman" w:cs="Times New Roman"/>
                <w:bCs/>
              </w:rPr>
            </w:pPr>
            <w:r w:rsidRPr="00380C0E">
              <w:t xml:space="preserve">Fig. </w:t>
            </w:r>
            <w:ins w:id="1054" w:author="Chris Dunlap" w:date="2026-05-11T07:30:00Z" w16du:dateUtc="2026-05-11T12:30:00Z">
              <w:r w:rsidR="00143964">
                <w:t>4</w:t>
              </w:r>
            </w:ins>
            <w:del w:id="1055" w:author="Chris Dunlap" w:date="2026-05-11T07:30:00Z" w16du:dateUtc="2026-05-11T12:30:00Z">
              <w:r w:rsidRPr="00380C0E" w:rsidDel="00143964">
                <w:delText>3</w:delText>
              </w:r>
            </w:del>
            <w:r w:rsidRPr="00380C0E">
              <w:t xml:space="preserve">a. Two-dimensional sensitivity surface: mean commitment depth at 10 GW fleet scale under inference-dominant </w:t>
            </w:r>
            <w:ins w:id="1056" w:author="Chris Dunlap" w:date="2026-05-10T22:52:00Z" w16du:dateUtc="2026-05-11T03:52:00Z">
              <w:r w:rsidR="0060691A">
                <w:t>scenario</w:t>
              </w:r>
            </w:ins>
            <w:del w:id="1057" w:author="Chris Dunlap" w:date="2026-05-10T22:52:00Z" w16du:dateUtc="2026-05-11T03:52:00Z">
              <w:r w:rsidRPr="00380C0E" w:rsidDel="0060691A">
                <w:delText>scope</w:delText>
              </w:r>
            </w:del>
            <w:r w:rsidRPr="00380C0E">
              <w:t>, swept across the plausible ranges of DEST</w:t>
            </w:r>
            <w:del w:id="1058" w:author="Chris Dunlap" w:date="2026-05-10T22:52:00Z" w16du:dateUtc="2026-05-11T03:52:00Z">
              <w:r w:rsidRPr="00380C0E" w:rsidDel="0060691A">
                <w:delText>_</w:delText>
              </w:r>
            </w:del>
            <w:r w:rsidRPr="0060691A">
              <w:rPr>
                <w:vertAlign w:val="subscript"/>
                <w:rPrChange w:id="1059" w:author="Chris Dunlap" w:date="2026-05-10T22:52:00Z" w16du:dateUtc="2026-05-11T03:52:00Z">
                  <w:rPr/>
                </w:rPrChange>
              </w:rPr>
              <w:t>absorb</w:t>
            </w:r>
            <w:r w:rsidRPr="00380C0E">
              <w:t xml:space="preserve"> (Uniform[0.15, 0.55]) and QUEUE</w:t>
            </w:r>
            <w:del w:id="1060" w:author="Chris Dunlap" w:date="2026-05-10T22:52:00Z" w16du:dateUtc="2026-05-11T03:52:00Z">
              <w:r w:rsidRPr="00380C0E" w:rsidDel="0060691A">
                <w:delText>_</w:delText>
              </w:r>
            </w:del>
            <w:r w:rsidR="00766339" w:rsidRPr="0060691A">
              <w:rPr>
                <w:vertAlign w:val="subscript"/>
                <w:rPrChange w:id="1061" w:author="Chris Dunlap" w:date="2026-05-10T22:52:00Z" w16du:dateUtc="2026-05-11T03:52:00Z">
                  <w:rPr/>
                </w:rPrChange>
              </w:rPr>
              <w:t>ok</w:t>
            </w:r>
            <w:r w:rsidRPr="00380C0E">
              <w:t xml:space="preserve"> (Uniform[0.65, 0.98]). Other parameters held at central values; DEST</w:t>
            </w:r>
            <w:del w:id="1062" w:author="Chris Dunlap" w:date="2026-05-10T22:52:00Z" w16du:dateUtc="2026-05-11T03:52:00Z">
              <w:r w:rsidRPr="00380C0E" w:rsidDel="0060691A">
                <w:delText>_</w:delText>
              </w:r>
            </w:del>
            <w:r w:rsidRPr="0060691A">
              <w:rPr>
                <w:vertAlign w:val="subscript"/>
                <w:rPrChange w:id="1063" w:author="Chris Dunlap" w:date="2026-05-10T22:52:00Z" w16du:dateUtc="2026-05-11T03:52:00Z">
                  <w:rPr/>
                </w:rPrChange>
              </w:rPr>
              <w:t>avail</w:t>
            </w:r>
            <w:r w:rsidRPr="00380C0E">
              <w:t xml:space="preserve"> observed per-hour from the empirical pricing data. Commitment depth ranges from 32.5% (joint-pessimistic corner) to 40.0% (joint-optimistic corner). Crosshairs mark central values (DEST</w:t>
            </w:r>
            <w:del w:id="1064" w:author="Chris Dunlap" w:date="2026-05-10T22:52:00Z" w16du:dateUtc="2026-05-11T03:52:00Z">
              <w:r w:rsidRPr="00380C0E" w:rsidDel="0060691A">
                <w:delText>_</w:delText>
              </w:r>
            </w:del>
            <w:r w:rsidRPr="0060691A">
              <w:rPr>
                <w:vertAlign w:val="subscript"/>
                <w:rPrChange w:id="1065" w:author="Chris Dunlap" w:date="2026-05-10T22:52:00Z" w16du:dateUtc="2026-05-11T03:52:00Z">
                  <w:rPr/>
                </w:rPrChange>
              </w:rPr>
              <w:t>absorb</w:t>
            </w:r>
            <w:r w:rsidRPr="00380C0E">
              <w:t xml:space="preserve"> = 0.30, QUEUE</w:t>
            </w:r>
            <w:del w:id="1066" w:author="Chris Dunlap" w:date="2026-05-10T22:52:00Z" w16du:dateUtc="2026-05-11T03:52:00Z">
              <w:r w:rsidRPr="00380C0E" w:rsidDel="0060691A">
                <w:delText>_</w:delText>
              </w:r>
            </w:del>
            <w:r w:rsidR="00766339" w:rsidRPr="0060691A">
              <w:rPr>
                <w:vertAlign w:val="subscript"/>
                <w:rPrChange w:id="1067" w:author="Chris Dunlap" w:date="2026-05-10T22:52:00Z" w16du:dateUtc="2026-05-11T03:52:00Z">
                  <w:rPr/>
                </w:rPrChange>
              </w:rPr>
              <w:t>ok</w:t>
            </w:r>
            <w:r w:rsidRPr="00380C0E">
              <w:t xml:space="preserve"> = 0.85).</w:t>
            </w:r>
          </w:p>
        </w:tc>
        <w:tc>
          <w:tcPr>
            <w:tcW w:w="4808" w:type="dxa"/>
          </w:tcPr>
          <w:p w14:paraId="5AB7085D" w14:textId="77777777" w:rsidR="00F459F5" w:rsidRDefault="00F459F5" w:rsidP="008B4284">
            <w:pPr>
              <w:keepNext/>
            </w:pPr>
            <w:r>
              <w:rPr>
                <w:noProof/>
              </w:rPr>
              <w:drawing>
                <wp:inline distT="0" distB="0" distL="0" distR="0" wp14:anchorId="70A98EAA" wp14:editId="33D30E3D">
                  <wp:extent cx="3002507" cy="2093415"/>
                  <wp:effectExtent l="0" t="0" r="7620" b="2540"/>
                  <wp:docPr id="19404750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75014" name="Picture 19404750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22248" cy="2107179"/>
                          </a:xfrm>
                          <a:prstGeom prst="rect">
                            <a:avLst/>
                          </a:prstGeom>
                        </pic:spPr>
                      </pic:pic>
                    </a:graphicData>
                  </a:graphic>
                </wp:inline>
              </w:drawing>
            </w:r>
          </w:p>
          <w:p w14:paraId="3AC8C328" w14:textId="7CDE43EF" w:rsidR="00F459F5" w:rsidRDefault="00F459F5" w:rsidP="008B4284">
            <w:pPr>
              <w:pStyle w:val="Caption"/>
              <w:rPr>
                <w:rFonts w:ascii="Times New Roman" w:hAnsi="Times New Roman" w:cs="Times New Roman"/>
                <w:bCs/>
              </w:rPr>
            </w:pPr>
            <w:r w:rsidRPr="00380C0E">
              <w:t xml:space="preserve">Fig. </w:t>
            </w:r>
            <w:ins w:id="1068" w:author="Chris Dunlap" w:date="2026-05-11T07:30:00Z" w16du:dateUtc="2026-05-11T12:30:00Z">
              <w:r w:rsidR="00143964">
                <w:t>4</w:t>
              </w:r>
            </w:ins>
            <w:del w:id="1069" w:author="Chris Dunlap" w:date="2026-05-11T07:30:00Z" w16du:dateUtc="2026-05-11T12:30:00Z">
              <w:r w:rsidRPr="00380C0E" w:rsidDel="00143964">
                <w:delText>3</w:delText>
              </w:r>
            </w:del>
            <w:r w:rsidRPr="00380C0E">
              <w:t>b. Tornado chart of one-at-a-time parameter sensitivity at 10 GW fleet scale under inference-dominant scope. Each bar shows the change in mean commitment depth when the named parameter is swept from its lower to upper bound while all other parameters are held at central values. DEST</w:t>
            </w:r>
            <w:del w:id="1070" w:author="Chris Dunlap" w:date="2026-05-10T22:52:00Z" w16du:dateUtc="2026-05-11T03:52:00Z">
              <w:r w:rsidRPr="00380C0E" w:rsidDel="0060691A">
                <w:delText>_</w:delText>
              </w:r>
            </w:del>
            <w:r w:rsidRPr="0060691A">
              <w:rPr>
                <w:vertAlign w:val="subscript"/>
                <w:rPrChange w:id="1071" w:author="Chris Dunlap" w:date="2026-05-10T22:52:00Z" w16du:dateUtc="2026-05-11T03:52:00Z">
                  <w:rPr/>
                </w:rPrChange>
              </w:rPr>
              <w:t>absorb</w:t>
            </w:r>
            <w:r w:rsidRPr="00380C0E">
              <w:t>, QUEUE</w:t>
            </w:r>
            <w:del w:id="1072" w:author="Chris Dunlap" w:date="2026-05-10T22:52:00Z" w16du:dateUtc="2026-05-11T03:52:00Z">
              <w:r w:rsidRPr="00380C0E" w:rsidDel="0060691A">
                <w:delText>_</w:delText>
              </w:r>
            </w:del>
            <w:r w:rsidR="00766339" w:rsidRPr="0060691A">
              <w:rPr>
                <w:vertAlign w:val="subscript"/>
                <w:rPrChange w:id="1073" w:author="Chris Dunlap" w:date="2026-05-10T22:52:00Z" w16du:dateUtc="2026-05-11T03:52:00Z">
                  <w:rPr/>
                </w:rPrChange>
              </w:rPr>
              <w:t>ok</w:t>
            </w:r>
            <w:r w:rsidRPr="00380C0E">
              <w:t>, and MIG</w:t>
            </w:r>
            <w:del w:id="1074" w:author="Chris Dunlap" w:date="2026-05-10T22:52:00Z" w16du:dateUtc="2026-05-11T03:52:00Z">
              <w:r w:rsidRPr="00380C0E" w:rsidDel="0060691A">
                <w:delText>_</w:delText>
              </w:r>
            </w:del>
            <w:r w:rsidRPr="0060691A">
              <w:rPr>
                <w:vertAlign w:val="subscript"/>
                <w:rPrChange w:id="1075" w:author="Chris Dunlap" w:date="2026-05-10T22:52:00Z" w16du:dateUtc="2026-05-11T03:52:00Z">
                  <w:rPr/>
                </w:rPrChange>
              </w:rPr>
              <w:t>elig</w:t>
            </w:r>
            <w:r w:rsidRPr="00380C0E">
              <w:t xml:space="preserve"> together account for the dominant share of fleet-scale sensitivity; parameters with tight empirical anchoring (DRAIN_ok, DEST</w:t>
            </w:r>
            <w:del w:id="1076" w:author="Chris Dunlap" w:date="2026-05-10T22:53:00Z" w16du:dateUtc="2026-05-11T03:53:00Z">
              <w:r w:rsidRPr="00380C0E" w:rsidDel="0060691A">
                <w:delText>_</w:delText>
              </w:r>
            </w:del>
            <w:r w:rsidRPr="0060691A">
              <w:rPr>
                <w:vertAlign w:val="subscript"/>
                <w:rPrChange w:id="1077" w:author="Chris Dunlap" w:date="2026-05-10T22:53:00Z" w16du:dateUtc="2026-05-11T03:53:00Z">
                  <w:rPr/>
                </w:rPrChange>
              </w:rPr>
              <w:t>avail</w:t>
            </w:r>
            <w:r w:rsidRPr="00380C0E">
              <w:t>, NET</w:t>
            </w:r>
            <w:del w:id="1078" w:author="Chris Dunlap" w:date="2026-05-10T22:53:00Z" w16du:dateUtc="2026-05-11T03:53:00Z">
              <w:r w:rsidRPr="00380C0E" w:rsidDel="0060691A">
                <w:delText>_</w:delText>
              </w:r>
            </w:del>
            <w:r w:rsidR="00766339" w:rsidRPr="0060691A">
              <w:rPr>
                <w:vertAlign w:val="subscript"/>
                <w:rPrChange w:id="1079" w:author="Chris Dunlap" w:date="2026-05-10T22:53:00Z" w16du:dateUtc="2026-05-11T03:53:00Z">
                  <w:rPr/>
                </w:rPrChange>
              </w:rPr>
              <w:t>ok</w:t>
            </w:r>
            <w:r w:rsidRPr="00380C0E">
              <w:t>, DVFS</w:t>
            </w:r>
            <w:del w:id="1080" w:author="Chris Dunlap" w:date="2026-05-10T22:53:00Z" w16du:dateUtc="2026-05-11T03:53:00Z">
              <w:r w:rsidRPr="00380C0E" w:rsidDel="0060691A">
                <w:delText>_</w:delText>
              </w:r>
            </w:del>
            <w:r w:rsidRPr="0060691A">
              <w:rPr>
                <w:vertAlign w:val="subscript"/>
                <w:rPrChange w:id="1081" w:author="Chris Dunlap" w:date="2026-05-10T22:53:00Z" w16du:dateUtc="2026-05-11T03:53:00Z">
                  <w:rPr/>
                </w:rPrChange>
              </w:rPr>
              <w:t>reliability</w:t>
            </w:r>
            <w:r w:rsidRPr="00380C0E">
              <w:t>) show near-zero sensitivity. φ</w:t>
            </w:r>
            <w:del w:id="1082" w:author="Chris Dunlap" w:date="2026-05-10T22:53:00Z" w16du:dateUtc="2026-05-11T03:53:00Z">
              <w:r w:rsidRPr="00380C0E" w:rsidDel="0060691A">
                <w:delText>_</w:delText>
              </w:r>
            </w:del>
            <w:r w:rsidRPr="0060691A">
              <w:rPr>
                <w:vertAlign w:val="subscript"/>
                <w:rPrChange w:id="1083" w:author="Chris Dunlap" w:date="2026-05-10T22:53:00Z" w16du:dateUtc="2026-05-11T03:53:00Z">
                  <w:rPr/>
                </w:rPrChange>
              </w:rPr>
              <w:t>inf</w:t>
            </w:r>
            <w:r w:rsidRPr="00380C0E">
              <w:t xml:space="preserve"> is excluded because the two-scope reporting throughout the paper surfaces this sensitivity directly.</w:t>
            </w:r>
          </w:p>
        </w:tc>
      </w:tr>
    </w:tbl>
    <w:p w14:paraId="79A882A0" w14:textId="22D57B8A" w:rsidR="00874687" w:rsidRPr="00CC04C7" w:rsidRDefault="00874687" w:rsidP="00874687">
      <w:pPr>
        <w:rPr>
          <w:rFonts w:ascii="Times New Roman" w:hAnsi="Times New Roman" w:cs="Times New Roman"/>
          <w:bCs/>
        </w:rPr>
      </w:pPr>
      <w:r w:rsidRPr="00CC04C7">
        <w:rPr>
          <w:rFonts w:ascii="Times New Roman" w:hAnsi="Times New Roman" w:cs="Times New Roman"/>
          <w:bCs/>
        </w:rPr>
        <w:t xml:space="preserve">The scale dependence identified in Section 5 implies that accreditation should distinguish between </w:t>
      </w:r>
      <w:del w:id="1084" w:author="Chris Dunlap" w:date="2026-05-11T09:16:00Z" w16du:dateUtc="2026-05-11T14:16:00Z">
        <w:r w:rsidRPr="00CC04C7" w:rsidDel="004A3F0A">
          <w:rPr>
            <w:rFonts w:ascii="Times New Roman" w:hAnsi="Times New Roman" w:cs="Times New Roman"/>
            <w:bCs/>
          </w:rPr>
          <w:delText xml:space="preserve">individual </w:delText>
        </w:r>
      </w:del>
      <w:r w:rsidRPr="00CC04C7">
        <w:rPr>
          <w:rFonts w:ascii="Times New Roman" w:hAnsi="Times New Roman" w:cs="Times New Roman"/>
          <w:bCs/>
        </w:rPr>
        <w:t>facility</w:t>
      </w:r>
      <w:ins w:id="1085" w:author="Chris Dunlap" w:date="2026-05-11T09:16:00Z" w16du:dateUtc="2026-05-11T14:16:00Z">
        <w:r w:rsidR="004A3F0A">
          <w:rPr>
            <w:rFonts w:ascii="Times New Roman" w:hAnsi="Times New Roman" w:cs="Times New Roman"/>
            <w:bCs/>
          </w:rPr>
          <w:t>-level</w:t>
        </w:r>
      </w:ins>
      <w:del w:id="1086" w:author="Chris Dunlap" w:date="2026-05-11T09:16:00Z" w16du:dateUtc="2026-05-11T14:16:00Z">
        <w:r w:rsidRPr="00CC04C7" w:rsidDel="004A3F0A">
          <w:rPr>
            <w:rFonts w:ascii="Times New Roman" w:hAnsi="Times New Roman" w:cs="Times New Roman"/>
            <w:bCs/>
          </w:rPr>
          <w:delText xml:space="preserve"> commitments</w:delText>
        </w:r>
      </w:del>
      <w:r w:rsidRPr="00CC04C7">
        <w:rPr>
          <w:rFonts w:ascii="Times New Roman" w:hAnsi="Times New Roman" w:cs="Times New Roman"/>
          <w:bCs/>
        </w:rPr>
        <w:t xml:space="preserve"> and fleet-level contributions</w:t>
      </w:r>
      <w:del w:id="1087" w:author="Chris Dunlap" w:date="2026-05-11T09:16:00Z" w16du:dateUtc="2026-05-11T14:16:00Z">
        <w:r w:rsidRPr="00CC04C7" w:rsidDel="004A3F0A">
          <w:rPr>
            <w:rFonts w:ascii="Times New Roman" w:hAnsi="Times New Roman" w:cs="Times New Roman"/>
            <w:bCs/>
          </w:rPr>
          <w:delText>,</w:delText>
        </w:r>
      </w:del>
      <w:r w:rsidRPr="00CC04C7">
        <w:rPr>
          <w:rFonts w:ascii="Times New Roman" w:hAnsi="Times New Roman" w:cs="Times New Roman"/>
          <w:bCs/>
        </w:rPr>
        <w:t xml:space="preserve"> and </w:t>
      </w:r>
      <w:del w:id="1088" w:author="Chris Dunlap" w:date="2026-05-11T09:16:00Z" w16du:dateUtc="2026-05-11T14:16:00Z">
        <w:r w:rsidRPr="00CC04C7" w:rsidDel="004A3F0A">
          <w:rPr>
            <w:rFonts w:ascii="Times New Roman" w:hAnsi="Times New Roman" w:cs="Times New Roman"/>
            <w:bCs/>
          </w:rPr>
          <w:delText>between the</w:delText>
        </w:r>
      </w:del>
      <w:ins w:id="1089" w:author="Chris Dunlap" w:date="2026-05-11T09:16:00Z" w16du:dateUtc="2026-05-11T14:16:00Z">
        <w:r w:rsidR="004A3F0A">
          <w:rPr>
            <w:rFonts w:ascii="Times New Roman" w:hAnsi="Times New Roman" w:cs="Times New Roman"/>
            <w:bCs/>
          </w:rPr>
          <w:t>across</w:t>
        </w:r>
      </w:ins>
      <w:del w:id="1090" w:author="Chris Dunlap" w:date="2026-05-11T09:16:00Z" w16du:dateUtc="2026-05-11T14:16:00Z">
        <w:r w:rsidRPr="00CC04C7" w:rsidDel="004A3F0A">
          <w:rPr>
            <w:rFonts w:ascii="Times New Roman" w:hAnsi="Times New Roman" w:cs="Times New Roman"/>
            <w:bCs/>
          </w:rPr>
          <w:delText xml:space="preserve"> three</w:delText>
        </w:r>
      </w:del>
      <w:r w:rsidRPr="00CC04C7">
        <w:rPr>
          <w:rFonts w:ascii="Times New Roman" w:hAnsi="Times New Roman" w:cs="Times New Roman"/>
          <w:bCs/>
        </w:rPr>
        <w:t xml:space="preserve"> mechanisms. </w:t>
      </w:r>
      <w:del w:id="1091" w:author="Chris Dunlap" w:date="2026-05-11T09:16:00Z" w16du:dateUtc="2026-05-11T14:16:00Z">
        <w:r w:rsidRPr="00CC04C7" w:rsidDel="004A3F0A">
          <w:rPr>
            <w:rFonts w:ascii="Times New Roman" w:hAnsi="Times New Roman" w:cs="Times New Roman"/>
            <w:bCs/>
          </w:rPr>
          <w:delText xml:space="preserve">Aggregation </w:delText>
        </w:r>
      </w:del>
      <w:ins w:id="1092" w:author="Chris Dunlap" w:date="2026-05-11T09:16:00Z" w16du:dateUtc="2026-05-11T14:16:00Z">
        <w:r w:rsidR="004A3F0A" w:rsidRPr="00CC04C7">
          <w:rPr>
            <w:rFonts w:ascii="Times New Roman" w:hAnsi="Times New Roman" w:cs="Times New Roman"/>
            <w:bCs/>
          </w:rPr>
          <w:t>Aggregat</w:t>
        </w:r>
        <w:r w:rsidR="004A3F0A">
          <w:rPr>
            <w:rFonts w:ascii="Times New Roman" w:hAnsi="Times New Roman" w:cs="Times New Roman"/>
            <w:bCs/>
          </w:rPr>
          <w:t>ing</w:t>
        </w:r>
      </w:ins>
      <w:del w:id="1093" w:author="Chris Dunlap" w:date="2026-05-11T09:16:00Z" w16du:dateUtc="2026-05-11T14:16:00Z">
        <w:r w:rsidRPr="00CC04C7" w:rsidDel="004A3F0A">
          <w:rPr>
            <w:rFonts w:ascii="Times New Roman" w:hAnsi="Times New Roman" w:cs="Times New Roman"/>
            <w:bCs/>
          </w:rPr>
          <w:delText>of</w:delText>
        </w:r>
      </w:del>
      <w:r w:rsidRPr="00CC04C7">
        <w:rPr>
          <w:rFonts w:ascii="Times New Roman" w:hAnsi="Times New Roman" w:cs="Times New Roman"/>
          <w:bCs/>
        </w:rPr>
        <w:t xml:space="preserve"> spatial-migration commitments across operators could allocate destination headroom more efficiently than uncoordinated </w:t>
      </w:r>
      <w:del w:id="1094" w:author="Chris Dunlap" w:date="2026-05-11T09:17:00Z" w16du:dateUtc="2026-05-11T14:17:00Z">
        <w:r w:rsidRPr="00CC04C7" w:rsidDel="004A3F0A">
          <w:rPr>
            <w:rFonts w:ascii="Times New Roman" w:hAnsi="Times New Roman" w:cs="Times New Roman"/>
            <w:bCs/>
          </w:rPr>
          <w:delText xml:space="preserve">facility-level </w:delText>
        </w:r>
      </w:del>
      <w:r>
        <w:rPr>
          <w:rFonts w:ascii="Times New Roman" w:hAnsi="Times New Roman" w:cs="Times New Roman"/>
          <w:bCs/>
        </w:rPr>
        <w:t>allocation</w:t>
      </w:r>
      <w:ins w:id="1095" w:author="Chris Dunlap" w:date="2026-05-11T09:17:00Z" w16du:dateUtc="2026-05-11T14:17:00Z">
        <w:r w:rsidR="004A3F0A">
          <w:rPr>
            <w:rFonts w:ascii="Times New Roman" w:hAnsi="Times New Roman" w:cs="Times New Roman"/>
            <w:bCs/>
          </w:rPr>
          <w:t>.</w:t>
        </w:r>
      </w:ins>
      <w:del w:id="1096" w:author="Chris Dunlap" w:date="2026-05-11T09:17:00Z" w16du:dateUtc="2026-05-11T14:17:00Z">
        <w:r w:rsidRPr="00CC04C7" w:rsidDel="004A3F0A">
          <w:rPr>
            <w:rFonts w:ascii="Times New Roman" w:hAnsi="Times New Roman" w:cs="Times New Roman"/>
            <w:bCs/>
          </w:rPr>
          <w:delText>;</w:delText>
        </w:r>
      </w:del>
      <w:r w:rsidRPr="00CC04C7">
        <w:rPr>
          <w:rFonts w:ascii="Times New Roman" w:hAnsi="Times New Roman" w:cs="Times New Roman"/>
          <w:bCs/>
        </w:rPr>
        <w:t xml:space="preserve"> </w:t>
      </w:r>
      <w:del w:id="1097" w:author="Chris Dunlap" w:date="2026-05-11T09:17:00Z" w16du:dateUtc="2026-05-11T14:17:00Z">
        <w:r w:rsidRPr="00CC04C7" w:rsidDel="004A3F0A">
          <w:rPr>
            <w:rFonts w:ascii="Times New Roman" w:hAnsi="Times New Roman" w:cs="Times New Roman"/>
            <w:bCs/>
          </w:rPr>
          <w:delText xml:space="preserve">aggregation </w:delText>
        </w:r>
      </w:del>
      <w:ins w:id="1098" w:author="Chris Dunlap" w:date="2026-05-11T09:17:00Z" w16du:dateUtc="2026-05-11T14:17:00Z">
        <w:r w:rsidR="004A3F0A">
          <w:rPr>
            <w:rFonts w:ascii="Times New Roman" w:hAnsi="Times New Roman" w:cs="Times New Roman"/>
            <w:bCs/>
          </w:rPr>
          <w:t>A</w:t>
        </w:r>
        <w:r w:rsidR="004A3F0A" w:rsidRPr="00CC04C7">
          <w:rPr>
            <w:rFonts w:ascii="Times New Roman" w:hAnsi="Times New Roman" w:cs="Times New Roman"/>
            <w:bCs/>
          </w:rPr>
          <w:t>ggregat</w:t>
        </w:r>
        <w:r w:rsidR="004A3F0A">
          <w:rPr>
            <w:rFonts w:ascii="Times New Roman" w:hAnsi="Times New Roman" w:cs="Times New Roman"/>
            <w:bCs/>
          </w:rPr>
          <w:t>ing</w:t>
        </w:r>
        <w:r w:rsidR="004A3F0A" w:rsidRPr="00CC04C7">
          <w:rPr>
            <w:rFonts w:ascii="Times New Roman" w:hAnsi="Times New Roman" w:cs="Times New Roman"/>
            <w:bCs/>
          </w:rPr>
          <w:t xml:space="preserve"> </w:t>
        </w:r>
      </w:ins>
      <w:del w:id="1099" w:author="Chris Dunlap" w:date="2026-05-11T09:17:00Z" w16du:dateUtc="2026-05-11T14:17:00Z">
        <w:r w:rsidRPr="00CC04C7" w:rsidDel="004A3F0A">
          <w:rPr>
            <w:rFonts w:ascii="Times New Roman" w:hAnsi="Times New Roman" w:cs="Times New Roman"/>
            <w:bCs/>
          </w:rPr>
          <w:delText xml:space="preserve">of </w:delText>
        </w:r>
      </w:del>
      <w:r w:rsidRPr="00CC04C7">
        <w:rPr>
          <w:rFonts w:ascii="Times New Roman" w:hAnsi="Times New Roman" w:cs="Times New Roman"/>
          <w:bCs/>
        </w:rPr>
        <w:t xml:space="preserve">deferral commitments could prevent </w:t>
      </w:r>
      <w:del w:id="1100" w:author="Chris Dunlap" w:date="2026-05-11T09:18:00Z" w16du:dateUtc="2026-05-11T14:18:00Z">
        <w:r w:rsidRPr="00CC04C7" w:rsidDel="004A3F0A">
          <w:rPr>
            <w:rFonts w:ascii="Times New Roman" w:hAnsi="Times New Roman" w:cs="Times New Roman"/>
            <w:bCs/>
          </w:rPr>
          <w:delText xml:space="preserve">post-stress </w:delText>
        </w:r>
      </w:del>
      <w:r w:rsidRPr="00CC04C7">
        <w:rPr>
          <w:rFonts w:ascii="Times New Roman" w:hAnsi="Times New Roman" w:cs="Times New Roman"/>
          <w:bCs/>
        </w:rPr>
        <w:t>queue saturation through coordinated recovery</w:t>
      </w:r>
      <w:del w:id="1101" w:author="Chris Dunlap" w:date="2026-05-11T09:18:00Z" w16du:dateUtc="2026-05-11T14:18:00Z">
        <w:r w:rsidRPr="00CC04C7" w:rsidDel="004A3F0A">
          <w:rPr>
            <w:rFonts w:ascii="Times New Roman" w:hAnsi="Times New Roman" w:cs="Times New Roman"/>
            <w:bCs/>
          </w:rPr>
          <w:delText>-window utilization</w:delText>
        </w:r>
      </w:del>
      <w:ins w:id="1102" w:author="Chris Dunlap" w:date="2026-05-11T09:18:00Z" w16du:dateUtc="2026-05-11T14:18:00Z">
        <w:r w:rsidR="004A3F0A">
          <w:rPr>
            <w:rFonts w:ascii="Times New Roman" w:hAnsi="Times New Roman" w:cs="Times New Roman"/>
            <w:bCs/>
          </w:rPr>
          <w:t xml:space="preserve"> windows</w:t>
        </w:r>
      </w:ins>
      <w:r w:rsidRPr="00CC04C7">
        <w:rPr>
          <w:rFonts w:ascii="Times New Roman" w:hAnsi="Times New Roman" w:cs="Times New Roman"/>
          <w:bCs/>
        </w:rPr>
        <w:t xml:space="preserve">. DVFS commitments require no </w:t>
      </w:r>
      <w:del w:id="1103" w:author="Chris Dunlap" w:date="2026-05-11T09:18:00Z" w16du:dateUtc="2026-05-11T14:18:00Z">
        <w:r w:rsidRPr="00CC04C7" w:rsidDel="004A3F0A">
          <w:rPr>
            <w:rFonts w:ascii="Times New Roman" w:hAnsi="Times New Roman" w:cs="Times New Roman"/>
            <w:bCs/>
          </w:rPr>
          <w:delText xml:space="preserve">inter-facility </w:delText>
        </w:r>
      </w:del>
      <w:r w:rsidRPr="00CC04C7">
        <w:rPr>
          <w:rFonts w:ascii="Times New Roman" w:hAnsi="Times New Roman" w:cs="Times New Roman"/>
          <w:bCs/>
        </w:rPr>
        <w:t xml:space="preserve">coordination and can be accredited at the facility level. The three mechanisms differ structurally in saturation: DVFS contributes additively across all fleet sizes, deferral remains nearly constant, and only spatial migration shows scale-dependent decline. </w:t>
      </w:r>
      <w:r>
        <w:rPr>
          <w:rFonts w:ascii="Times New Roman" w:hAnsi="Times New Roman" w:cs="Times New Roman"/>
          <w:bCs/>
        </w:rPr>
        <w:t>O</w:t>
      </w:r>
      <w:r w:rsidRPr="009B57B0">
        <w:rPr>
          <w:rFonts w:ascii="Times New Roman" w:hAnsi="Times New Roman" w:cs="Times New Roman"/>
          <w:bCs/>
        </w:rPr>
        <w:t>perators can credibly bid based on the mean at single-facility scale</w:t>
      </w:r>
      <w:del w:id="1104" w:author="Chris Dunlap" w:date="2026-05-11T09:19:00Z" w16du:dateUtc="2026-05-11T14:19:00Z">
        <w:r w:rsidRPr="009B57B0" w:rsidDel="004A3F0A">
          <w:rPr>
            <w:rFonts w:ascii="Times New Roman" w:hAnsi="Times New Roman" w:cs="Times New Roman"/>
            <w:bCs/>
          </w:rPr>
          <w:delText xml:space="preserve"> where the distribution is sharply concentrated near 40% inference-dominant;</w:delText>
        </w:r>
      </w:del>
      <w:ins w:id="1105" w:author="Chris Dunlap" w:date="2026-05-11T09:19:00Z" w16du:dateUtc="2026-05-11T14:19:00Z">
        <w:r w:rsidR="004A3F0A">
          <w:rPr>
            <w:rFonts w:ascii="Times New Roman" w:hAnsi="Times New Roman" w:cs="Times New Roman"/>
            <w:bCs/>
          </w:rPr>
          <w:t>, but</w:t>
        </w:r>
      </w:ins>
      <w:r w:rsidRPr="009B57B0">
        <w:rPr>
          <w:rFonts w:ascii="Times New Roman" w:hAnsi="Times New Roman" w:cs="Times New Roman"/>
          <w:bCs/>
        </w:rPr>
        <w:t xml:space="preserve"> at fleet scale</w:t>
      </w:r>
      <w:del w:id="1106" w:author="Chris Dunlap" w:date="2026-05-11T09:19:00Z" w16du:dateUtc="2026-05-11T14:19:00Z">
        <w:r w:rsidRPr="009B57B0" w:rsidDel="004A3F0A">
          <w:rPr>
            <w:rFonts w:ascii="Times New Roman" w:hAnsi="Times New Roman" w:cs="Times New Roman"/>
            <w:bCs/>
          </w:rPr>
          <w:delText>,</w:delText>
        </w:r>
      </w:del>
      <w:r w:rsidRPr="009B57B0">
        <w:rPr>
          <w:rFonts w:ascii="Times New Roman" w:hAnsi="Times New Roman" w:cs="Times New Roman"/>
          <w:bCs/>
        </w:rPr>
        <w:t xml:space="preserve"> the </w:t>
      </w:r>
      <w:del w:id="1107" w:author="Chris Dunlap" w:date="2026-05-11T09:19:00Z" w16du:dateUtc="2026-05-11T14:19:00Z">
        <w:r w:rsidRPr="009B57B0" w:rsidDel="004A3F0A">
          <w:rPr>
            <w:rFonts w:ascii="Times New Roman" w:hAnsi="Times New Roman" w:cs="Times New Roman"/>
            <w:bCs/>
          </w:rPr>
          <w:delText xml:space="preserve">wider </w:delText>
        </w:r>
      </w:del>
      <w:r w:rsidRPr="009B57B0">
        <w:rPr>
          <w:rFonts w:ascii="Times New Roman" w:hAnsi="Times New Roman" w:cs="Times New Roman"/>
          <w:bCs/>
        </w:rPr>
        <w:t>mean-vs-tail gap requires explicit accreditation choices</w:t>
      </w:r>
      <w:del w:id="1108" w:author="Chris Dunlap" w:date="2026-05-11T09:20:00Z" w16du:dateUtc="2026-05-11T14:20:00Z">
        <w:r w:rsidRPr="009B57B0" w:rsidDel="004A3F0A">
          <w:rPr>
            <w:rFonts w:ascii="Times New Roman" w:hAnsi="Times New Roman" w:cs="Times New Roman"/>
            <w:bCs/>
          </w:rPr>
          <w:delText xml:space="preserve"> between the two metrics</w:delText>
        </w:r>
      </w:del>
      <w:r w:rsidRPr="009B57B0">
        <w:rPr>
          <w:rFonts w:ascii="Times New Roman" w:hAnsi="Times New Roman" w:cs="Times New Roman"/>
          <w:bCs/>
        </w:rPr>
        <w:t>.</w:t>
      </w:r>
    </w:p>
    <w:p w14:paraId="50A8262A" w14:textId="5FF4999B" w:rsidR="00874687" w:rsidRPr="00CC04C7" w:rsidRDefault="00874687" w:rsidP="00874687">
      <w:pPr>
        <w:rPr>
          <w:rFonts w:ascii="Times New Roman" w:hAnsi="Times New Roman" w:cs="Times New Roman"/>
          <w:bCs/>
        </w:rPr>
      </w:pPr>
      <w:r w:rsidRPr="00CC04C7">
        <w:rPr>
          <w:rFonts w:ascii="Times New Roman" w:hAnsi="Times New Roman" w:cs="Times New Roman"/>
          <w:bCs/>
        </w:rPr>
        <w:t>Production precedent for AI</w:t>
      </w:r>
      <w:ins w:id="1109" w:author="Chris Dunlap" w:date="2026-05-11T09:20:00Z" w16du:dateUtc="2026-05-11T14:20:00Z">
        <w:r w:rsidR="004A3F0A">
          <w:rPr>
            <w:rFonts w:ascii="Times New Roman" w:hAnsi="Times New Roman" w:cs="Times New Roman"/>
            <w:bCs/>
          </w:rPr>
          <w:t xml:space="preserve"> </w:t>
        </w:r>
      </w:ins>
      <w:del w:id="1110" w:author="Chris Dunlap" w:date="2026-05-11T09:20:00Z" w16du:dateUtc="2026-05-11T14:20:00Z">
        <w:r w:rsidRPr="00CC04C7" w:rsidDel="004A3F0A">
          <w:rPr>
            <w:rFonts w:ascii="Times New Roman" w:hAnsi="Times New Roman" w:cs="Times New Roman"/>
            <w:bCs/>
          </w:rPr>
          <w:delText>-</w:delText>
        </w:r>
      </w:del>
      <w:r w:rsidRPr="00CC04C7">
        <w:rPr>
          <w:rFonts w:ascii="Times New Roman" w:hAnsi="Times New Roman" w:cs="Times New Roman"/>
          <w:bCs/>
        </w:rPr>
        <w:t>inference</w:t>
      </w:r>
      <w:del w:id="1111" w:author="Chris Dunlap" w:date="2026-05-11T09:20:00Z" w16du:dateUtc="2026-05-11T14:20:00Z">
        <w:r w:rsidRPr="00CC04C7" w:rsidDel="004A3F0A">
          <w:rPr>
            <w:rFonts w:ascii="Times New Roman" w:hAnsi="Times New Roman" w:cs="Times New Roman"/>
            <w:bCs/>
          </w:rPr>
          <w:delText>-specific</w:delText>
        </w:r>
      </w:del>
      <w:r w:rsidRPr="00CC04C7">
        <w:rPr>
          <w:rFonts w:ascii="Times New Roman" w:hAnsi="Times New Roman" w:cs="Times New Roman"/>
          <w:bCs/>
        </w:rPr>
        <w:t xml:space="preserve"> demand response </w:t>
      </w:r>
      <w:ins w:id="1112" w:author="Chris Dunlap" w:date="2026-05-11T09:20:00Z" w16du:dateUtc="2026-05-11T14:20:00Z">
        <w:r w:rsidR="004A3F0A">
          <w:rPr>
            <w:rFonts w:ascii="Times New Roman" w:hAnsi="Times New Roman" w:cs="Times New Roman"/>
            <w:bCs/>
          </w:rPr>
          <w:t>already exists</w:t>
        </w:r>
      </w:ins>
      <w:del w:id="1113" w:author="Chris Dunlap" w:date="2026-05-11T09:20:00Z" w16du:dateUtc="2026-05-11T14:20:00Z">
        <w:r w:rsidRPr="00CC04C7" w:rsidDel="004A3F0A">
          <w:rPr>
            <w:rFonts w:ascii="Times New Roman" w:hAnsi="Times New Roman" w:cs="Times New Roman"/>
            <w:bCs/>
          </w:rPr>
          <w:delText>is not hypothetical</w:delText>
        </w:r>
      </w:del>
      <w:r w:rsidRPr="00CC04C7">
        <w:rPr>
          <w:rFonts w:ascii="Times New Roman" w:hAnsi="Times New Roman" w:cs="Times New Roman"/>
          <w:bCs/>
        </w:rPr>
        <w:t>. Google</w:t>
      </w:r>
      <w:r w:rsidR="004A3F0A">
        <w:rPr>
          <w:rFonts w:ascii="Times New Roman" w:hAnsi="Times New Roman" w:cs="Times New Roman"/>
          <w:bCs/>
        </w:rPr>
        <w:t>’</w:t>
      </w:r>
      <w:r w:rsidRPr="00CC04C7">
        <w:rPr>
          <w:rFonts w:ascii="Times New Roman" w:hAnsi="Times New Roman" w:cs="Times New Roman"/>
          <w:bCs/>
        </w:rPr>
        <w:t xml:space="preserve">s 2025 agreements with the Tennessee Valley Authority and Indiana Michigan Power </w:t>
      </w:r>
      <w:del w:id="1114" w:author="Chris Dunlap" w:date="2026-05-11T09:21:00Z" w16du:dateUtc="2026-05-11T14:21:00Z">
        <w:r w:rsidRPr="009B57B0" w:rsidDel="004A3F0A">
          <w:rPr>
            <w:rFonts w:ascii="Times New Roman" w:hAnsi="Times New Roman" w:cs="Times New Roman"/>
            <w:bCs/>
          </w:rPr>
          <w:delText xml:space="preserve">explicitly </w:delText>
        </w:r>
      </w:del>
      <w:ins w:id="1115" w:author="Chris Dunlap" w:date="2026-05-11T09:21:00Z" w16du:dateUtc="2026-05-11T14:21:00Z">
        <w:r w:rsidR="004A3F0A">
          <w:rPr>
            <w:rFonts w:ascii="Times New Roman" w:hAnsi="Times New Roman" w:cs="Times New Roman"/>
            <w:bCs/>
          </w:rPr>
          <w:t>specifically</w:t>
        </w:r>
        <w:r w:rsidR="004A3F0A" w:rsidRPr="009B57B0">
          <w:rPr>
            <w:rFonts w:ascii="Times New Roman" w:hAnsi="Times New Roman" w:cs="Times New Roman"/>
            <w:bCs/>
          </w:rPr>
          <w:t xml:space="preserve"> </w:t>
        </w:r>
      </w:ins>
      <w:r w:rsidRPr="009B57B0">
        <w:rPr>
          <w:rFonts w:ascii="Times New Roman" w:hAnsi="Times New Roman" w:cs="Times New Roman"/>
          <w:bCs/>
        </w:rPr>
        <w:t>target machine-learning workloads</w:t>
      </w:r>
      <w:r w:rsidRPr="00CC04C7">
        <w:rPr>
          <w:rFonts w:ascii="Times New Roman" w:hAnsi="Times New Roman" w:cs="Times New Roman"/>
          <w:bCs/>
        </w:rPr>
        <w:t xml:space="preserve">, </w:t>
      </w:r>
      <w:del w:id="1116" w:author="Chris Dunlap" w:date="2026-05-11T09:21:00Z" w16du:dateUtc="2026-05-11T14:21:00Z">
        <w:r w:rsidRPr="00CC04C7" w:rsidDel="004A3F0A">
          <w:rPr>
            <w:rFonts w:ascii="Times New Roman" w:hAnsi="Times New Roman" w:cs="Times New Roman"/>
            <w:bCs/>
          </w:rPr>
          <w:delText xml:space="preserve">following </w:delText>
        </w:r>
      </w:del>
      <w:ins w:id="1117" w:author="Chris Dunlap" w:date="2026-05-11T09:21:00Z" w16du:dateUtc="2026-05-11T14:21:00Z">
        <w:r w:rsidR="004A3F0A">
          <w:rPr>
            <w:rFonts w:ascii="Times New Roman" w:hAnsi="Times New Roman" w:cs="Times New Roman"/>
            <w:bCs/>
          </w:rPr>
          <w:t>backed by</w:t>
        </w:r>
        <w:r w:rsidR="004A3F0A" w:rsidRPr="00CC04C7">
          <w:rPr>
            <w:rFonts w:ascii="Times New Roman" w:hAnsi="Times New Roman" w:cs="Times New Roman"/>
            <w:bCs/>
          </w:rPr>
          <w:t xml:space="preserve"> </w:t>
        </w:r>
      </w:ins>
      <w:del w:id="1118" w:author="Chris Dunlap" w:date="2026-05-11T09:21:00Z" w16du:dateUtc="2026-05-11T14:21:00Z">
        <w:r w:rsidRPr="00CC04C7" w:rsidDel="004A3F0A">
          <w:rPr>
            <w:rFonts w:ascii="Times New Roman" w:hAnsi="Times New Roman" w:cs="Times New Roman"/>
            <w:bCs/>
          </w:rPr>
          <w:lastRenderedPageBreak/>
          <w:delText>a</w:delText>
        </w:r>
      </w:del>
      <w:r w:rsidRPr="00CC04C7">
        <w:rPr>
          <w:rFonts w:ascii="Times New Roman" w:hAnsi="Times New Roman" w:cs="Times New Roman"/>
          <w:bCs/>
        </w:rPr>
        <w:t xml:space="preserve"> demonstration with Omaha Public Power District </w:t>
      </w:r>
      <w:del w:id="1119" w:author="Chris Dunlap" w:date="2026-05-11T09:22:00Z" w16du:dateUtc="2026-05-11T14:22:00Z">
        <w:r w:rsidRPr="00CC04C7" w:rsidDel="004A3F0A">
          <w:rPr>
            <w:rFonts w:ascii="Times New Roman" w:hAnsi="Times New Roman" w:cs="Times New Roman"/>
            <w:bCs/>
          </w:rPr>
          <w:delText xml:space="preserve">in which Google reduced ML workload power demand </w:delText>
        </w:r>
      </w:del>
      <w:r w:rsidRPr="00CC04C7">
        <w:rPr>
          <w:rFonts w:ascii="Times New Roman" w:hAnsi="Times New Roman" w:cs="Times New Roman"/>
          <w:bCs/>
        </w:rPr>
        <w:t xml:space="preserve">during </w:t>
      </w:r>
      <w:del w:id="1120" w:author="Chris Dunlap" w:date="2026-05-11T09:22:00Z" w16du:dateUtc="2026-05-11T14:22:00Z">
        <w:r w:rsidRPr="00CC04C7" w:rsidDel="004A3F0A">
          <w:rPr>
            <w:rFonts w:ascii="Times New Roman" w:hAnsi="Times New Roman" w:cs="Times New Roman"/>
            <w:bCs/>
          </w:rPr>
          <w:delText xml:space="preserve">three </w:delText>
        </w:r>
      </w:del>
      <w:r w:rsidRPr="00CC04C7">
        <w:rPr>
          <w:rFonts w:ascii="Times New Roman" w:hAnsi="Times New Roman" w:cs="Times New Roman"/>
          <w:bCs/>
        </w:rPr>
        <w:t>grid stress events</w:t>
      </w:r>
      <w:r w:rsidR="00E34A7A">
        <w:rPr>
          <w:rFonts w:ascii="Times New Roman" w:hAnsi="Times New Roman" w:cs="Times New Roman"/>
          <w:bCs/>
        </w:rPr>
        <w:t>[1</w:t>
      </w:r>
      <w:r w:rsidR="00766339">
        <w:rPr>
          <w:rFonts w:ascii="Times New Roman" w:hAnsi="Times New Roman" w:cs="Times New Roman"/>
          <w:bCs/>
        </w:rPr>
        <w:t>6</w:t>
      </w:r>
      <w:r w:rsidR="00E34A7A">
        <w:rPr>
          <w:rFonts w:ascii="Times New Roman" w:hAnsi="Times New Roman" w:cs="Times New Roman"/>
          <w:bCs/>
        </w:rPr>
        <w:t>]</w:t>
      </w:r>
      <w:r w:rsidR="00114017">
        <w:rPr>
          <w:rFonts w:ascii="Times New Roman" w:hAnsi="Times New Roman" w:cs="Times New Roman"/>
          <w:bCs/>
        </w:rPr>
        <w:t>.</w:t>
      </w:r>
      <w:r w:rsidR="00E34A7A" w:rsidRPr="00CC04C7">
        <w:rPr>
          <w:rFonts w:ascii="Times New Roman" w:hAnsi="Times New Roman" w:cs="Times New Roman"/>
          <w:bCs/>
        </w:rPr>
        <w:t xml:space="preserve"> </w:t>
      </w:r>
      <w:ins w:id="1121" w:author="Chris Dunlap" w:date="2026-05-11T09:22:00Z" w16du:dateUtc="2026-05-11T14:22:00Z">
        <w:r w:rsidR="004A3F0A">
          <w:rPr>
            <w:rFonts w:ascii="Times New Roman" w:hAnsi="Times New Roman" w:cs="Times New Roman"/>
            <w:bCs/>
          </w:rPr>
          <w:t>Google recognizes</w:t>
        </w:r>
      </w:ins>
      <w:del w:id="1122" w:author="Chris Dunlap" w:date="2026-05-11T09:22:00Z" w16du:dateUtc="2026-05-11T14:22:00Z">
        <w:r w:rsidRPr="00CC04C7" w:rsidDel="004A3F0A">
          <w:rPr>
            <w:rFonts w:ascii="Times New Roman" w:hAnsi="Times New Roman" w:cs="Times New Roman"/>
            <w:bCs/>
          </w:rPr>
          <w:delText>Google's published framing acknowledges</w:delText>
        </w:r>
      </w:del>
      <w:r w:rsidRPr="00CC04C7">
        <w:rPr>
          <w:rFonts w:ascii="Times New Roman" w:hAnsi="Times New Roman" w:cs="Times New Roman"/>
          <w:bCs/>
        </w:rPr>
        <w:t xml:space="preserve"> both the potential and the </w:t>
      </w:r>
      <w:ins w:id="1123" w:author="Chris Dunlap" w:date="2026-05-11T09:22:00Z" w16du:dateUtc="2026-05-11T14:22:00Z">
        <w:r w:rsidR="004A3F0A">
          <w:rPr>
            <w:rFonts w:ascii="Times New Roman" w:hAnsi="Times New Roman" w:cs="Times New Roman"/>
            <w:bCs/>
          </w:rPr>
          <w:t>limits</w:t>
        </w:r>
      </w:ins>
      <w:del w:id="1124" w:author="Chris Dunlap" w:date="2026-05-11T09:22:00Z" w16du:dateUtc="2026-05-11T14:22:00Z">
        <w:r w:rsidRPr="00CC04C7" w:rsidDel="004A3F0A">
          <w:rPr>
            <w:rFonts w:ascii="Times New Roman" w:hAnsi="Times New Roman" w:cs="Times New Roman"/>
            <w:bCs/>
          </w:rPr>
          <w:delText>binding constraint on the framework's commitment depth</w:delText>
        </w:r>
      </w:del>
      <w:r w:rsidRPr="00CC04C7">
        <w:rPr>
          <w:rFonts w:ascii="Times New Roman" w:hAnsi="Times New Roman" w:cs="Times New Roman"/>
          <w:bCs/>
        </w:rPr>
        <w:t xml:space="preserve">: </w:t>
      </w:r>
      <w:r w:rsidRPr="009B57B0">
        <w:rPr>
          <w:rFonts w:ascii="Times New Roman" w:hAnsi="Times New Roman" w:cs="Times New Roman"/>
          <w:bCs/>
        </w:rPr>
        <w:t xml:space="preserve">high reliability requirements </w:t>
      </w:r>
      <w:ins w:id="1125" w:author="Chris Dunlap" w:date="2026-05-11T09:23:00Z" w16du:dateUtc="2026-05-11T14:23:00Z">
        <w:r w:rsidR="004A3F0A">
          <w:rPr>
            <w:rFonts w:ascii="Times New Roman" w:hAnsi="Times New Roman" w:cs="Times New Roman"/>
            <w:bCs/>
          </w:rPr>
          <w:t>constrain commitment depth.</w:t>
        </w:r>
      </w:ins>
      <w:del w:id="1126" w:author="Chris Dunlap" w:date="2026-05-11T09:23:00Z" w16du:dateUtc="2026-05-11T14:23:00Z">
        <w:r w:rsidRPr="009B57B0" w:rsidDel="004A3F0A">
          <w:rPr>
            <w:rFonts w:ascii="Times New Roman" w:hAnsi="Times New Roman" w:cs="Times New Roman"/>
            <w:bCs/>
          </w:rPr>
          <w:delText>for production services.</w:delText>
        </w:r>
      </w:del>
      <w:r w:rsidRPr="00CC04C7">
        <w:rPr>
          <w:rFonts w:ascii="Times New Roman" w:hAnsi="Times New Roman" w:cs="Times New Roman"/>
          <w:bCs/>
        </w:rPr>
        <w:t xml:space="preserve"> </w:t>
      </w:r>
      <w:del w:id="1127" w:author="Chris Dunlap" w:date="2026-05-11T09:23:00Z" w16du:dateUtc="2026-05-11T14:23:00Z">
        <w:r w:rsidRPr="00CC04C7" w:rsidDel="004A3F0A">
          <w:rPr>
            <w:rFonts w:ascii="Times New Roman" w:hAnsi="Times New Roman" w:cs="Times New Roman"/>
            <w:bCs/>
          </w:rPr>
          <w:delText xml:space="preserve">The </w:delText>
        </w:r>
      </w:del>
      <w:r w:rsidRPr="00CC04C7">
        <w:rPr>
          <w:rFonts w:ascii="Times New Roman" w:hAnsi="Times New Roman" w:cs="Times New Roman"/>
          <w:bCs/>
        </w:rPr>
        <w:t>IEA</w:t>
      </w:r>
      <w:r w:rsidR="004A3F0A">
        <w:rPr>
          <w:rFonts w:ascii="Times New Roman" w:hAnsi="Times New Roman" w:cs="Times New Roman"/>
          <w:bCs/>
        </w:rPr>
        <w:t>’</w:t>
      </w:r>
      <w:r w:rsidRPr="00CC04C7">
        <w:rPr>
          <w:rFonts w:ascii="Times New Roman" w:hAnsi="Times New Roman" w:cs="Times New Roman"/>
          <w:bCs/>
        </w:rPr>
        <w:t xml:space="preserve">s 2025 estimate of </w:t>
      </w:r>
      <w:del w:id="1128" w:author="Chris Dunlap" w:date="2026-05-11T09:23:00Z" w16du:dateUtc="2026-05-11T14:23:00Z">
        <w:r w:rsidRPr="00CC04C7" w:rsidDel="00212395">
          <w:rPr>
            <w:rFonts w:ascii="Times New Roman" w:hAnsi="Times New Roman" w:cs="Times New Roman"/>
            <w:bCs/>
          </w:rPr>
          <w:delText xml:space="preserve">approximately USD </w:delText>
        </w:r>
      </w:del>
      <w:ins w:id="1129" w:author="Chris Dunlap" w:date="2026-05-11T09:23:00Z" w16du:dateUtc="2026-05-11T14:23:00Z">
        <w:r w:rsidR="00212395">
          <w:rPr>
            <w:rFonts w:ascii="Times New Roman" w:hAnsi="Times New Roman" w:cs="Times New Roman"/>
            <w:bCs/>
          </w:rPr>
          <w:t>$</w:t>
        </w:r>
      </w:ins>
      <w:r w:rsidRPr="00CC04C7">
        <w:rPr>
          <w:rFonts w:ascii="Times New Roman" w:hAnsi="Times New Roman" w:cs="Times New Roman"/>
          <w:bCs/>
        </w:rPr>
        <w:t xml:space="preserve">700 per MWh </w:t>
      </w:r>
      <w:del w:id="1130" w:author="Chris Dunlap" w:date="2026-05-11T09:23:00Z" w16du:dateUtc="2026-05-11T14:23:00Z">
        <w:r w:rsidRPr="00CC04C7" w:rsidDel="00212395">
          <w:rPr>
            <w:rFonts w:ascii="Times New Roman" w:hAnsi="Times New Roman" w:cs="Times New Roman"/>
            <w:bCs/>
          </w:rPr>
          <w:delText xml:space="preserve">of energy </w:delText>
        </w:r>
      </w:del>
      <w:r w:rsidRPr="00CC04C7">
        <w:rPr>
          <w:rFonts w:ascii="Times New Roman" w:hAnsi="Times New Roman" w:cs="Times New Roman"/>
          <w:bCs/>
        </w:rPr>
        <w:t>shifted</w:t>
      </w:r>
      <w:ins w:id="1131" w:author="Chris Dunlap" w:date="2026-05-11T09:24:00Z" w16du:dateUtc="2026-05-11T14:24:00Z">
        <w:r w:rsidR="00212395">
          <w:rPr>
            <w:rFonts w:ascii="Times New Roman" w:hAnsi="Times New Roman" w:cs="Times New Roman"/>
            <w:bCs/>
          </w:rPr>
          <w:t xml:space="preserve"> highlights that</w:t>
        </w:r>
      </w:ins>
      <w:del w:id="1132" w:author="Chris Dunlap" w:date="2026-05-11T09:24:00Z" w16du:dateUtc="2026-05-11T14:24:00Z">
        <w:r w:rsidRPr="00CC04C7" w:rsidDel="00212395">
          <w:rPr>
            <w:rFonts w:ascii="Times New Roman" w:hAnsi="Times New Roman" w:cs="Times New Roman"/>
            <w:bCs/>
          </w:rPr>
          <w:delText xml:space="preserve"> clarifies what the </w:delText>
        </w:r>
      </w:del>
      <w:del w:id="1133" w:author="Chris Dunlap" w:date="2026-05-10T22:48:00Z" w16du:dateUtc="2026-05-11T03:48:00Z">
        <w:r w:rsidRPr="00CC04C7" w:rsidDel="00BB2825">
          <w:rPr>
            <w:rFonts w:ascii="Times New Roman" w:hAnsi="Times New Roman" w:cs="Times New Roman"/>
            <w:bCs/>
          </w:rPr>
          <w:delText xml:space="preserve">cascade's </w:delText>
        </w:r>
      </w:del>
      <w:del w:id="1134" w:author="Chris Dunlap" w:date="2026-05-11T09:24:00Z" w16du:dateUtc="2026-05-11T14:24:00Z">
        <w:r w:rsidRPr="00CC04C7" w:rsidDel="00212395">
          <w:rPr>
            <w:rFonts w:ascii="Times New Roman" w:hAnsi="Times New Roman" w:cs="Times New Roman"/>
            <w:bCs/>
          </w:rPr>
          <w:delText>decomposition implies for mechanism design:</w:delText>
        </w:r>
      </w:del>
      <w:r w:rsidRPr="00CC04C7">
        <w:rPr>
          <w:rFonts w:ascii="Times New Roman" w:hAnsi="Times New Roman" w:cs="Times New Roman"/>
          <w:bCs/>
        </w:rPr>
        <w:t xml:space="preserve"> </w:t>
      </w:r>
      <w:del w:id="1135" w:author="Chris Dunlap" w:date="2026-05-11T09:25:00Z" w16du:dateUtc="2026-05-11T14:25:00Z">
        <w:r w:rsidRPr="00CC04C7" w:rsidDel="00212395">
          <w:rPr>
            <w:rFonts w:ascii="Times New Roman" w:hAnsi="Times New Roman" w:cs="Times New Roman"/>
            <w:bCs/>
          </w:rPr>
          <w:delText xml:space="preserve">composed </w:delText>
        </w:r>
      </w:del>
      <w:ins w:id="1136" w:author="Chris Dunlap" w:date="2026-05-11T09:25:00Z" w16du:dateUtc="2026-05-11T14:25:00Z">
        <w:r w:rsidR="00212395">
          <w:rPr>
            <w:rFonts w:ascii="Times New Roman" w:hAnsi="Times New Roman" w:cs="Times New Roman"/>
            <w:bCs/>
          </w:rPr>
          <w:t>combined</w:t>
        </w:r>
        <w:r w:rsidR="00212395" w:rsidRPr="00CC04C7">
          <w:rPr>
            <w:rFonts w:ascii="Times New Roman" w:hAnsi="Times New Roman" w:cs="Times New Roman"/>
            <w:bCs/>
          </w:rPr>
          <w:t xml:space="preserve"> </w:t>
        </w:r>
      </w:ins>
      <w:r w:rsidRPr="00CC04C7">
        <w:rPr>
          <w:rFonts w:ascii="Times New Roman" w:hAnsi="Times New Roman" w:cs="Times New Roman"/>
          <w:bCs/>
        </w:rPr>
        <w:t xml:space="preserve">flexibility has capacity-adequacy value </w:t>
      </w:r>
      <w:ins w:id="1137" w:author="Chris Dunlap" w:date="2026-05-11T09:25:00Z" w16du:dateUtc="2026-05-11T14:25:00Z">
        <w:r w:rsidR="00212395">
          <w:rPr>
            <w:rFonts w:ascii="Times New Roman" w:hAnsi="Times New Roman" w:cs="Times New Roman"/>
            <w:bCs/>
          </w:rPr>
          <w:t>during scarcity</w:t>
        </w:r>
      </w:ins>
      <w:del w:id="1138" w:author="Chris Dunlap" w:date="2026-05-11T09:25:00Z" w16du:dateUtc="2026-05-11T14:25:00Z">
        <w:r w:rsidRPr="00CC04C7" w:rsidDel="00212395">
          <w:rPr>
            <w:rFonts w:ascii="Times New Roman" w:hAnsi="Times New Roman" w:cs="Times New Roman"/>
            <w:bCs/>
          </w:rPr>
          <w:delText>at the hours when capacity is scarce</w:delText>
        </w:r>
      </w:del>
      <w:r w:rsidRPr="00CC04C7">
        <w:rPr>
          <w:rFonts w:ascii="Times New Roman" w:hAnsi="Times New Roman" w:cs="Times New Roman"/>
          <w:bCs/>
        </w:rPr>
        <w:t xml:space="preserve">, not energy-market value </w:t>
      </w:r>
      <w:ins w:id="1139" w:author="Chris Dunlap" w:date="2026-05-11T09:25:00Z" w16du:dateUtc="2026-05-11T14:25:00Z">
        <w:r w:rsidR="00212395">
          <w:rPr>
            <w:rFonts w:ascii="Times New Roman" w:hAnsi="Times New Roman" w:cs="Times New Roman"/>
            <w:bCs/>
          </w:rPr>
          <w:t>during low prices;</w:t>
        </w:r>
      </w:ins>
      <w:del w:id="1140" w:author="Chris Dunlap" w:date="2026-05-11T09:25:00Z" w16du:dateUtc="2026-05-11T14:25:00Z">
        <w:r w:rsidRPr="00CC04C7" w:rsidDel="00212395">
          <w:rPr>
            <w:rFonts w:ascii="Times New Roman" w:hAnsi="Times New Roman" w:cs="Times New Roman"/>
            <w:bCs/>
          </w:rPr>
          <w:delText>at the hours when energy is cheap,</w:delText>
        </w:r>
      </w:del>
      <w:r w:rsidRPr="00CC04C7">
        <w:rPr>
          <w:rFonts w:ascii="Times New Roman" w:hAnsi="Times New Roman" w:cs="Times New Roman"/>
          <w:bCs/>
        </w:rPr>
        <w:t xml:space="preserve"> </w:t>
      </w:r>
      <w:del w:id="1141" w:author="Chris Dunlap" w:date="2026-05-11T09:25:00Z" w16du:dateUtc="2026-05-11T14:25:00Z">
        <w:r w:rsidRPr="00CC04C7" w:rsidDel="00212395">
          <w:rPr>
            <w:rFonts w:ascii="Times New Roman" w:hAnsi="Times New Roman" w:cs="Times New Roman"/>
            <w:bCs/>
          </w:rPr>
          <w:delText xml:space="preserve">and </w:delText>
        </w:r>
      </w:del>
      <w:r w:rsidRPr="00CC04C7">
        <w:rPr>
          <w:rFonts w:ascii="Times New Roman" w:hAnsi="Times New Roman" w:cs="Times New Roman"/>
          <w:bCs/>
        </w:rPr>
        <w:t xml:space="preserve">policy </w:t>
      </w:r>
      <w:del w:id="1142" w:author="Chris Dunlap" w:date="2026-05-11T09:26:00Z" w16du:dateUtc="2026-05-11T14:26:00Z">
        <w:r w:rsidRPr="00CC04C7" w:rsidDel="00212395">
          <w:rPr>
            <w:rFonts w:ascii="Times New Roman" w:hAnsi="Times New Roman" w:cs="Times New Roman"/>
            <w:bCs/>
          </w:rPr>
          <w:delText xml:space="preserve">frameworks </w:delText>
        </w:r>
      </w:del>
      <w:r w:rsidRPr="00CC04C7">
        <w:rPr>
          <w:rFonts w:ascii="Times New Roman" w:hAnsi="Times New Roman" w:cs="Times New Roman"/>
          <w:bCs/>
        </w:rPr>
        <w:t xml:space="preserve">should target </w:t>
      </w:r>
      <w:del w:id="1143" w:author="Chris Dunlap" w:date="2026-05-11T09:26:00Z" w16du:dateUtc="2026-05-11T14:26:00Z">
        <w:r w:rsidRPr="00CC04C7" w:rsidDel="00212395">
          <w:rPr>
            <w:rFonts w:ascii="Times New Roman" w:hAnsi="Times New Roman" w:cs="Times New Roman"/>
            <w:bCs/>
          </w:rPr>
          <w:delText>the former</w:delText>
        </w:r>
      </w:del>
      <w:ins w:id="1144" w:author="Chris Dunlap" w:date="2026-05-11T09:26:00Z" w16du:dateUtc="2026-05-11T14:26:00Z">
        <w:r w:rsidR="00212395">
          <w:rPr>
            <w:rFonts w:ascii="Times New Roman" w:hAnsi="Times New Roman" w:cs="Times New Roman"/>
            <w:bCs/>
          </w:rPr>
          <w:t>capacity value</w:t>
        </w:r>
      </w:ins>
      <w:r w:rsidRPr="00CC04C7">
        <w:rPr>
          <w:rFonts w:ascii="Times New Roman" w:hAnsi="Times New Roman" w:cs="Times New Roman"/>
          <w:bCs/>
        </w:rPr>
        <w:t>.</w:t>
      </w:r>
    </w:p>
    <w:p w14:paraId="1A1963C9" w14:textId="77777777" w:rsidR="00212395" w:rsidRDefault="00874687" w:rsidP="00874687">
      <w:pPr>
        <w:rPr>
          <w:ins w:id="1145" w:author="Chris Dunlap" w:date="2026-05-11T09:30:00Z" w16du:dateUtc="2026-05-11T14:30:00Z"/>
          <w:rFonts w:ascii="Times New Roman" w:hAnsi="Times New Roman" w:cs="Times New Roman"/>
          <w:bCs/>
        </w:rPr>
      </w:pPr>
      <w:r w:rsidRPr="00CC04C7">
        <w:rPr>
          <w:rFonts w:ascii="Times New Roman" w:hAnsi="Times New Roman" w:cs="Times New Roman"/>
          <w:bCs/>
        </w:rPr>
        <w:t xml:space="preserve">The </w:t>
      </w:r>
      <w:del w:id="1146" w:author="Chris Dunlap" w:date="2026-05-11T09:26:00Z" w16du:dateUtc="2026-05-11T14:26:00Z">
        <w:r w:rsidRPr="00CC04C7" w:rsidDel="00212395">
          <w:rPr>
            <w:rFonts w:ascii="Times New Roman" w:hAnsi="Times New Roman" w:cs="Times New Roman"/>
            <w:bCs/>
          </w:rPr>
          <w:delText xml:space="preserve">framework </w:delText>
        </w:r>
      </w:del>
      <w:r w:rsidRPr="00CC04C7">
        <w:rPr>
          <w:rFonts w:ascii="Times New Roman" w:hAnsi="Times New Roman" w:cs="Times New Roman"/>
          <w:bCs/>
        </w:rPr>
        <w:t xml:space="preserve">proposed </w:t>
      </w:r>
      <w:ins w:id="1147" w:author="Chris Dunlap" w:date="2026-05-11T09:26:00Z" w16du:dateUtc="2026-05-11T14:26:00Z">
        <w:r w:rsidR="00212395">
          <w:rPr>
            <w:rFonts w:ascii="Times New Roman" w:hAnsi="Times New Roman" w:cs="Times New Roman"/>
            <w:bCs/>
          </w:rPr>
          <w:t>framework</w:t>
        </w:r>
      </w:ins>
      <w:del w:id="1148" w:author="Chris Dunlap" w:date="2026-05-11T09:26:00Z" w16du:dateUtc="2026-05-11T14:26:00Z">
        <w:r w:rsidRPr="00CC04C7" w:rsidDel="00212395">
          <w:rPr>
            <w:rFonts w:ascii="Times New Roman" w:hAnsi="Times New Roman" w:cs="Times New Roman"/>
            <w:bCs/>
          </w:rPr>
          <w:delText>here</w:delText>
        </w:r>
      </w:del>
      <w:r w:rsidRPr="00CC04C7">
        <w:rPr>
          <w:rFonts w:ascii="Times New Roman" w:hAnsi="Times New Roman" w:cs="Times New Roman"/>
          <w:bCs/>
        </w:rPr>
        <w:t xml:space="preserve"> reallocates reliability risk. Under current practice, the grid operator </w:t>
      </w:r>
      <w:ins w:id="1149" w:author="Chris Dunlap" w:date="2026-05-11T09:27:00Z" w16du:dateUtc="2026-05-11T14:27:00Z">
        <w:r w:rsidR="00212395">
          <w:rPr>
            <w:rFonts w:ascii="Times New Roman" w:hAnsi="Times New Roman" w:cs="Times New Roman"/>
            <w:bCs/>
          </w:rPr>
          <w:t xml:space="preserve">must </w:t>
        </w:r>
      </w:ins>
      <w:del w:id="1150" w:author="Chris Dunlap" w:date="2026-05-11T09:27:00Z" w16du:dateUtc="2026-05-11T14:27:00Z">
        <w:r w:rsidRPr="00CC04C7" w:rsidDel="00212395">
          <w:rPr>
            <w:rFonts w:ascii="Times New Roman" w:hAnsi="Times New Roman" w:cs="Times New Roman"/>
            <w:bCs/>
          </w:rPr>
          <w:delText xml:space="preserve">bears the full obligation to </w:delText>
        </w:r>
      </w:del>
      <w:r w:rsidRPr="00CC04C7">
        <w:rPr>
          <w:rFonts w:ascii="Times New Roman" w:hAnsi="Times New Roman" w:cs="Times New Roman"/>
          <w:bCs/>
        </w:rPr>
        <w:t xml:space="preserve">procure capacity at </w:t>
      </w:r>
      <w:del w:id="1151" w:author="Chris Dunlap" w:date="2026-05-11T09:27:00Z" w16du:dateUtc="2026-05-11T14:27:00Z">
        <w:r w:rsidRPr="00CC04C7" w:rsidDel="00212395">
          <w:rPr>
            <w:rFonts w:ascii="Times New Roman" w:hAnsi="Times New Roman" w:cs="Times New Roman"/>
            <w:bCs/>
          </w:rPr>
          <w:delText xml:space="preserve">nameplate </w:delText>
        </w:r>
      </w:del>
      <w:ins w:id="1152" w:author="Chris Dunlap" w:date="2026-05-11T09:27:00Z" w16du:dateUtc="2026-05-11T14:27:00Z">
        <w:r w:rsidR="00212395">
          <w:rPr>
            <w:rFonts w:ascii="Times New Roman" w:hAnsi="Times New Roman" w:cs="Times New Roman"/>
            <w:bCs/>
          </w:rPr>
          <w:t>full fac</w:t>
        </w:r>
      </w:ins>
      <w:ins w:id="1153" w:author="Chris Dunlap" w:date="2026-05-11T09:28:00Z" w16du:dateUtc="2026-05-11T14:28:00Z">
        <w:r w:rsidR="00212395">
          <w:rPr>
            <w:rFonts w:ascii="Times New Roman" w:hAnsi="Times New Roman" w:cs="Times New Roman"/>
            <w:bCs/>
          </w:rPr>
          <w:t>ility</w:t>
        </w:r>
      </w:ins>
      <w:ins w:id="1154" w:author="Chris Dunlap" w:date="2026-05-11T09:27:00Z" w16du:dateUtc="2026-05-11T14:27:00Z">
        <w:r w:rsidR="00212395" w:rsidRPr="00CC04C7">
          <w:rPr>
            <w:rFonts w:ascii="Times New Roman" w:hAnsi="Times New Roman" w:cs="Times New Roman"/>
            <w:bCs/>
          </w:rPr>
          <w:t xml:space="preserve"> </w:t>
        </w:r>
      </w:ins>
      <w:r w:rsidRPr="00CC04C7">
        <w:rPr>
          <w:rFonts w:ascii="Times New Roman" w:hAnsi="Times New Roman" w:cs="Times New Roman"/>
          <w:bCs/>
        </w:rPr>
        <w:t xml:space="preserve">rating, with procurement costs </w:t>
      </w:r>
      <w:ins w:id="1155" w:author="Chris Dunlap" w:date="2026-05-11T09:28:00Z" w16du:dateUtc="2026-05-11T14:28:00Z">
        <w:r w:rsidR="00212395">
          <w:rPr>
            <w:rFonts w:ascii="Times New Roman" w:hAnsi="Times New Roman" w:cs="Times New Roman"/>
            <w:bCs/>
          </w:rPr>
          <w:t>passed through</w:t>
        </w:r>
      </w:ins>
      <w:del w:id="1156" w:author="Chris Dunlap" w:date="2026-05-11T09:28:00Z" w16du:dateUtc="2026-05-11T14:28:00Z">
        <w:r w:rsidRPr="00CC04C7" w:rsidDel="00212395">
          <w:rPr>
            <w:rFonts w:ascii="Times New Roman" w:hAnsi="Times New Roman" w:cs="Times New Roman"/>
            <w:bCs/>
          </w:rPr>
          <w:delText>allocated</w:delText>
        </w:r>
      </w:del>
      <w:r w:rsidRPr="00CC04C7">
        <w:rPr>
          <w:rFonts w:ascii="Times New Roman" w:hAnsi="Times New Roman" w:cs="Times New Roman"/>
          <w:bCs/>
        </w:rPr>
        <w:t xml:space="preserve"> to </w:t>
      </w:r>
      <w:del w:id="1157" w:author="Chris Dunlap" w:date="2026-05-11T09:28:00Z" w16du:dateUtc="2026-05-11T14:28:00Z">
        <w:r w:rsidRPr="00CC04C7" w:rsidDel="00212395">
          <w:rPr>
            <w:rFonts w:ascii="Times New Roman" w:hAnsi="Times New Roman" w:cs="Times New Roman"/>
            <w:bCs/>
          </w:rPr>
          <w:delText xml:space="preserve">retail </w:delText>
        </w:r>
      </w:del>
      <w:r w:rsidRPr="00CC04C7">
        <w:rPr>
          <w:rFonts w:ascii="Times New Roman" w:hAnsi="Times New Roman" w:cs="Times New Roman"/>
          <w:bCs/>
        </w:rPr>
        <w:t>ratepayers. Under th</w:t>
      </w:r>
      <w:ins w:id="1158" w:author="Chris Dunlap" w:date="2026-05-11T09:28:00Z" w16du:dateUtc="2026-05-11T14:28:00Z">
        <w:r w:rsidR="00212395">
          <w:rPr>
            <w:rFonts w:ascii="Times New Roman" w:hAnsi="Times New Roman" w:cs="Times New Roman"/>
            <w:bCs/>
          </w:rPr>
          <w:t>e</w:t>
        </w:r>
      </w:ins>
      <w:ins w:id="1159" w:author="Chris Dunlap" w:date="2026-05-11T09:29:00Z" w16du:dateUtc="2026-05-11T14:29:00Z">
        <w:r w:rsidR="00212395">
          <w:rPr>
            <w:rFonts w:ascii="Times New Roman" w:hAnsi="Times New Roman" w:cs="Times New Roman"/>
            <w:bCs/>
          </w:rPr>
          <w:t xml:space="preserve"> </w:t>
        </w:r>
      </w:ins>
      <w:del w:id="1160" w:author="Chris Dunlap" w:date="2026-05-11T09:28:00Z" w16du:dateUtc="2026-05-11T14:28:00Z">
        <w:r w:rsidRPr="00CC04C7" w:rsidDel="00212395">
          <w:rPr>
            <w:rFonts w:ascii="Times New Roman" w:hAnsi="Times New Roman" w:cs="Times New Roman"/>
            <w:bCs/>
          </w:rPr>
          <w:delText>is</w:delText>
        </w:r>
      </w:del>
      <w:ins w:id="1161" w:author="Chris Dunlap" w:date="2026-05-11T09:28:00Z" w16du:dateUtc="2026-05-11T14:28:00Z">
        <w:r w:rsidR="00212395">
          <w:rPr>
            <w:rFonts w:ascii="Times New Roman" w:hAnsi="Times New Roman" w:cs="Times New Roman"/>
            <w:bCs/>
          </w:rPr>
          <w:t>proposed</w:t>
        </w:r>
      </w:ins>
      <w:r w:rsidRPr="00CC04C7">
        <w:rPr>
          <w:rFonts w:ascii="Times New Roman" w:hAnsi="Times New Roman" w:cs="Times New Roman"/>
          <w:bCs/>
        </w:rPr>
        <w:t xml:space="preserve"> framework, </w:t>
      </w:r>
      <w:del w:id="1162" w:author="Chris Dunlap" w:date="2026-05-11T09:29:00Z" w16du:dateUtc="2026-05-11T14:29:00Z">
        <w:r w:rsidRPr="00CC04C7" w:rsidDel="00212395">
          <w:rPr>
            <w:rFonts w:ascii="Times New Roman" w:hAnsi="Times New Roman" w:cs="Times New Roman"/>
            <w:bCs/>
          </w:rPr>
          <w:delText xml:space="preserve">the </w:delText>
        </w:r>
      </w:del>
      <w:r w:rsidRPr="00CC04C7">
        <w:rPr>
          <w:rFonts w:ascii="Times New Roman" w:hAnsi="Times New Roman" w:cs="Times New Roman"/>
          <w:bCs/>
        </w:rPr>
        <w:t>data center operator</w:t>
      </w:r>
      <w:ins w:id="1163" w:author="Chris Dunlap" w:date="2026-05-11T09:29:00Z" w16du:dateUtc="2026-05-11T14:29:00Z">
        <w:r w:rsidR="00212395">
          <w:rPr>
            <w:rFonts w:ascii="Times New Roman" w:hAnsi="Times New Roman" w:cs="Times New Roman"/>
            <w:bCs/>
          </w:rPr>
          <w:t>s</w:t>
        </w:r>
      </w:ins>
      <w:r w:rsidRPr="00CC04C7">
        <w:rPr>
          <w:rFonts w:ascii="Times New Roman" w:hAnsi="Times New Roman" w:cs="Times New Roman"/>
          <w:bCs/>
        </w:rPr>
        <w:t xml:space="preserve"> </w:t>
      </w:r>
      <w:ins w:id="1164" w:author="Chris Dunlap" w:date="2026-05-11T09:29:00Z" w16du:dateUtc="2026-05-11T14:29:00Z">
        <w:r w:rsidR="00212395">
          <w:rPr>
            <w:rFonts w:ascii="Times New Roman" w:hAnsi="Times New Roman" w:cs="Times New Roman"/>
            <w:bCs/>
          </w:rPr>
          <w:t>manage part of their</w:t>
        </w:r>
      </w:ins>
      <w:del w:id="1165" w:author="Chris Dunlap" w:date="2026-05-11T09:29:00Z" w16du:dateUtc="2026-05-11T14:29:00Z">
        <w:r w:rsidRPr="00CC04C7" w:rsidDel="00212395">
          <w:rPr>
            <w:rFonts w:ascii="Times New Roman" w:hAnsi="Times New Roman" w:cs="Times New Roman"/>
            <w:bCs/>
          </w:rPr>
          <w:delText>assumes responsibility for managing a portion of its</w:delText>
        </w:r>
      </w:del>
      <w:r w:rsidRPr="00CC04C7">
        <w:rPr>
          <w:rFonts w:ascii="Times New Roman" w:hAnsi="Times New Roman" w:cs="Times New Roman"/>
          <w:bCs/>
        </w:rPr>
        <w:t xml:space="preserve"> own power </w:t>
      </w:r>
      <w:del w:id="1166" w:author="Chris Dunlap" w:date="2026-05-11T09:29:00Z" w16du:dateUtc="2026-05-11T14:29:00Z">
        <w:r w:rsidRPr="00CC04C7" w:rsidDel="00212395">
          <w:rPr>
            <w:rFonts w:ascii="Times New Roman" w:hAnsi="Times New Roman" w:cs="Times New Roman"/>
            <w:bCs/>
          </w:rPr>
          <w:delText>availability through</w:delText>
        </w:r>
      </w:del>
      <w:ins w:id="1167" w:author="Chris Dunlap" w:date="2026-05-11T09:29:00Z" w16du:dateUtc="2026-05-11T14:29:00Z">
        <w:r w:rsidR="00212395">
          <w:rPr>
            <w:rFonts w:ascii="Times New Roman" w:hAnsi="Times New Roman" w:cs="Times New Roman"/>
            <w:bCs/>
          </w:rPr>
          <w:t>via</w:t>
        </w:r>
      </w:ins>
      <w:r w:rsidRPr="00CC04C7">
        <w:rPr>
          <w:rFonts w:ascii="Times New Roman" w:hAnsi="Times New Roman" w:cs="Times New Roman"/>
          <w:bCs/>
        </w:rPr>
        <w:t xml:space="preserve"> three </w:t>
      </w:r>
      <w:del w:id="1168" w:author="Chris Dunlap" w:date="2026-05-11T09:29:00Z" w16du:dateUtc="2026-05-11T14:29:00Z">
        <w:r w:rsidRPr="00CC04C7" w:rsidDel="00212395">
          <w:rPr>
            <w:rFonts w:ascii="Times New Roman" w:hAnsi="Times New Roman" w:cs="Times New Roman"/>
            <w:bCs/>
          </w:rPr>
          <w:delText xml:space="preserve">composable </w:delText>
        </w:r>
      </w:del>
      <w:r w:rsidRPr="00CC04C7">
        <w:rPr>
          <w:rFonts w:ascii="Times New Roman" w:hAnsi="Times New Roman" w:cs="Times New Roman"/>
          <w:bCs/>
        </w:rPr>
        <w:t xml:space="preserve">mechanisms. </w:t>
      </w:r>
    </w:p>
    <w:p w14:paraId="2A80FA20" w14:textId="27EAEC45" w:rsidR="00212395" w:rsidRDefault="00212395" w:rsidP="00874687">
      <w:pPr>
        <w:rPr>
          <w:ins w:id="1169" w:author="Chris Dunlap" w:date="2026-05-11T09:32:00Z" w16du:dateUtc="2026-05-11T14:32:00Z"/>
          <w:rFonts w:ascii="Times New Roman" w:hAnsi="Times New Roman" w:cs="Times New Roman"/>
          <w:bCs/>
        </w:rPr>
      </w:pPr>
      <w:ins w:id="1170" w:author="Chris Dunlap" w:date="2026-05-11T09:30:00Z" w16du:dateUtc="2026-05-11T14:30:00Z">
        <w:r>
          <w:rPr>
            <w:rFonts w:ascii="Times New Roman" w:hAnsi="Times New Roman" w:cs="Times New Roman"/>
            <w:bCs/>
          </w:rPr>
          <w:t>C</w:t>
        </w:r>
      </w:ins>
      <w:ins w:id="1171" w:author="Chris Dunlap" w:date="2026-05-11T09:31:00Z" w16du:dateUtc="2026-05-11T14:31:00Z">
        <w:r>
          <w:rPr>
            <w:rFonts w:ascii="Times New Roman" w:hAnsi="Times New Roman" w:cs="Times New Roman"/>
            <w:bCs/>
          </w:rPr>
          <w:t>ross-region</w:t>
        </w:r>
      </w:ins>
      <w:del w:id="1172" w:author="Chris Dunlap" w:date="2026-05-11T09:30:00Z" w16du:dateUtc="2026-05-11T14:30:00Z">
        <w:r w:rsidR="00874687" w:rsidRPr="009B57B0" w:rsidDel="00212395">
          <w:rPr>
            <w:rFonts w:ascii="Times New Roman" w:hAnsi="Times New Roman" w:cs="Times New Roman"/>
            <w:bCs/>
          </w:rPr>
          <w:delText>The c</w:delText>
        </w:r>
      </w:del>
      <w:del w:id="1173" w:author="Chris Dunlap" w:date="2026-05-11T09:31:00Z" w16du:dateUtc="2026-05-11T14:31:00Z">
        <w:r w:rsidR="00874687" w:rsidRPr="009B57B0" w:rsidDel="00212395">
          <w:rPr>
            <w:rFonts w:ascii="Times New Roman" w:hAnsi="Times New Roman" w:cs="Times New Roman"/>
            <w:bCs/>
          </w:rPr>
          <w:delText>ross-region</w:delText>
        </w:r>
      </w:del>
      <w:r w:rsidR="00874687" w:rsidRPr="009B57B0">
        <w:rPr>
          <w:rFonts w:ascii="Times New Roman" w:hAnsi="Times New Roman" w:cs="Times New Roman"/>
          <w:bCs/>
        </w:rPr>
        <w:t xml:space="preserve"> decorrelation </w:t>
      </w:r>
      <w:del w:id="1174" w:author="Chris Dunlap" w:date="2026-05-11T09:31:00Z" w16du:dateUtc="2026-05-11T14:31:00Z">
        <w:r w:rsidR="00874687" w:rsidRPr="009B57B0" w:rsidDel="00212395">
          <w:rPr>
            <w:rFonts w:ascii="Times New Roman" w:hAnsi="Times New Roman" w:cs="Times New Roman"/>
            <w:bCs/>
          </w:rPr>
          <w:delText xml:space="preserve">demonstrated in Section 3 </w:delText>
        </w:r>
      </w:del>
      <w:r w:rsidR="00874687" w:rsidRPr="009B57B0">
        <w:rPr>
          <w:rFonts w:ascii="Times New Roman" w:hAnsi="Times New Roman" w:cs="Times New Roman"/>
          <w:bCs/>
        </w:rPr>
        <w:t>is a physical property of</w:t>
      </w:r>
      <w:del w:id="1175" w:author="Chris Dunlap" w:date="2026-05-11T09:31:00Z" w16du:dateUtc="2026-05-11T14:31:00Z">
        <w:r w:rsidR="00874687" w:rsidRPr="009B57B0" w:rsidDel="00212395">
          <w:rPr>
            <w:rFonts w:ascii="Times New Roman" w:hAnsi="Times New Roman" w:cs="Times New Roman"/>
            <w:bCs/>
          </w:rPr>
          <w:delText xml:space="preserve"> the</w:delText>
        </w:r>
      </w:del>
      <w:r w:rsidR="00874687" w:rsidRPr="009B57B0">
        <w:rPr>
          <w:rFonts w:ascii="Times New Roman" w:hAnsi="Times New Roman" w:cs="Times New Roman"/>
          <w:bCs/>
        </w:rPr>
        <w:t xml:space="preserve"> North America</w:t>
      </w:r>
      <w:ins w:id="1176" w:author="Chris Dunlap" w:date="2026-05-11T09:31:00Z" w16du:dateUtc="2026-05-11T14:31:00Z">
        <w:r>
          <w:rPr>
            <w:rFonts w:ascii="Times New Roman" w:hAnsi="Times New Roman" w:cs="Times New Roman"/>
            <w:bCs/>
          </w:rPr>
          <w:t>’s</w:t>
        </w:r>
      </w:ins>
      <w:del w:id="1177" w:author="Chris Dunlap" w:date="2026-05-11T09:31:00Z" w16du:dateUtc="2026-05-11T14:31:00Z">
        <w:r w:rsidR="00874687" w:rsidRPr="009B57B0" w:rsidDel="00212395">
          <w:rPr>
            <w:rFonts w:ascii="Times New Roman" w:hAnsi="Times New Roman" w:cs="Times New Roman"/>
            <w:bCs/>
          </w:rPr>
          <w:delText>n</w:delText>
        </w:r>
      </w:del>
      <w:r w:rsidR="00874687" w:rsidRPr="009B57B0">
        <w:rPr>
          <w:rFonts w:ascii="Times New Roman" w:hAnsi="Times New Roman" w:cs="Times New Roman"/>
          <w:bCs/>
        </w:rPr>
        <w:t xml:space="preserve"> </w:t>
      </w:r>
      <w:ins w:id="1178" w:author="Chris Dunlap" w:date="2026-05-11T09:31:00Z" w16du:dateUtc="2026-05-11T14:31:00Z">
        <w:r>
          <w:rPr>
            <w:rFonts w:ascii="Times New Roman" w:hAnsi="Times New Roman" w:cs="Times New Roman"/>
            <w:bCs/>
          </w:rPr>
          <w:t>electricity grid</w:t>
        </w:r>
      </w:ins>
      <w:del w:id="1179" w:author="Chris Dunlap" w:date="2026-05-11T09:31:00Z" w16du:dateUtc="2026-05-11T14:31:00Z">
        <w:r w:rsidR="00874687" w:rsidRPr="009B57B0" w:rsidDel="00212395">
          <w:rPr>
            <w:rFonts w:ascii="Times New Roman" w:hAnsi="Times New Roman" w:cs="Times New Roman"/>
            <w:bCs/>
          </w:rPr>
          <w:delText>transmission system;</w:delText>
        </w:r>
      </w:del>
      <w:ins w:id="1180" w:author="Chris Dunlap" w:date="2026-05-11T09:31:00Z" w16du:dateUtc="2026-05-11T14:31:00Z">
        <w:r>
          <w:rPr>
            <w:rFonts w:ascii="Times New Roman" w:hAnsi="Times New Roman" w:cs="Times New Roman"/>
            <w:bCs/>
          </w:rPr>
          <w:t>. Facility-level</w:t>
        </w:r>
      </w:ins>
      <w:del w:id="1181" w:author="Chris Dunlap" w:date="2026-05-11T09:31:00Z" w16du:dateUtc="2026-05-11T14:31:00Z">
        <w:r w:rsidR="00874687" w:rsidRPr="009B57B0" w:rsidDel="00212395">
          <w:rPr>
            <w:rFonts w:ascii="Times New Roman" w:hAnsi="Times New Roman" w:cs="Times New Roman"/>
            <w:bCs/>
          </w:rPr>
          <w:delText xml:space="preserve"> within-facility</w:delText>
        </w:r>
      </w:del>
      <w:r w:rsidR="00874687" w:rsidRPr="009B57B0">
        <w:rPr>
          <w:rFonts w:ascii="Times New Roman" w:hAnsi="Times New Roman" w:cs="Times New Roman"/>
          <w:bCs/>
        </w:rPr>
        <w:t xml:space="preserve"> power management </w:t>
      </w:r>
      <w:del w:id="1182" w:author="Chris Dunlap" w:date="2026-05-11T09:32:00Z" w16du:dateUtc="2026-05-11T14:32:00Z">
        <w:r w:rsidR="00874687" w:rsidRPr="009B57B0" w:rsidDel="00212395">
          <w:rPr>
            <w:rFonts w:ascii="Times New Roman" w:hAnsi="Times New Roman" w:cs="Times New Roman"/>
            <w:bCs/>
          </w:rPr>
          <w:delText xml:space="preserve">precedent </w:delText>
        </w:r>
      </w:del>
      <w:r w:rsidR="00874687" w:rsidRPr="009B57B0">
        <w:rPr>
          <w:rFonts w:ascii="Times New Roman" w:hAnsi="Times New Roman" w:cs="Times New Roman"/>
          <w:bCs/>
        </w:rPr>
        <w:t>and multi-region infrastructure are established at major hyperscalers.</w:t>
      </w:r>
      <w:r w:rsidR="00874687" w:rsidRPr="00CC04C7">
        <w:rPr>
          <w:rFonts w:ascii="Times New Roman" w:hAnsi="Times New Roman" w:cs="Times New Roman"/>
          <w:bCs/>
        </w:rPr>
        <w:t xml:space="preserve"> What </w:t>
      </w:r>
      <w:del w:id="1183" w:author="Chris Dunlap" w:date="2026-05-11T09:32:00Z" w16du:dateUtc="2026-05-11T14:32:00Z">
        <w:r w:rsidR="00874687" w:rsidRPr="00CC04C7" w:rsidDel="00212395">
          <w:rPr>
            <w:rFonts w:ascii="Times New Roman" w:hAnsi="Times New Roman" w:cs="Times New Roman"/>
            <w:bCs/>
          </w:rPr>
          <w:delText>remains is</w:delText>
        </w:r>
      </w:del>
      <w:ins w:id="1184" w:author="Chris Dunlap" w:date="2026-05-11T09:32:00Z" w16du:dateUtc="2026-05-11T14:32:00Z">
        <w:r>
          <w:rPr>
            <w:rFonts w:ascii="Times New Roman" w:hAnsi="Times New Roman" w:cs="Times New Roman"/>
            <w:bCs/>
          </w:rPr>
          <w:t>is needed</w:t>
        </w:r>
      </w:ins>
      <w:r w:rsidR="00874687" w:rsidRPr="00CC04C7">
        <w:rPr>
          <w:rFonts w:ascii="Times New Roman" w:hAnsi="Times New Roman" w:cs="Times New Roman"/>
          <w:bCs/>
        </w:rPr>
        <w:t xml:space="preserve"> </w:t>
      </w:r>
      <w:ins w:id="1185" w:author="Chris Dunlap" w:date="2026-05-11T09:32:00Z" w16du:dateUtc="2026-05-11T14:32:00Z">
        <w:r>
          <w:rPr>
            <w:rFonts w:ascii="Times New Roman" w:hAnsi="Times New Roman" w:cs="Times New Roman"/>
            <w:bCs/>
          </w:rPr>
          <w:t xml:space="preserve">is </w:t>
        </w:r>
      </w:ins>
      <w:r w:rsidR="00874687" w:rsidRPr="00CC04C7">
        <w:rPr>
          <w:rFonts w:ascii="Times New Roman" w:hAnsi="Times New Roman" w:cs="Times New Roman"/>
          <w:bCs/>
        </w:rPr>
        <w:t>institutional mechanism design</w:t>
      </w:r>
      <w:ins w:id="1186" w:author="Chris Dunlap" w:date="2026-05-11T09:34:00Z" w16du:dateUtc="2026-05-11T14:34:00Z">
        <w:r w:rsidR="005A270C">
          <w:rPr>
            <w:rFonts w:ascii="Times New Roman" w:hAnsi="Times New Roman" w:cs="Times New Roman"/>
            <w:bCs/>
          </w:rPr>
          <w:t xml:space="preserve"> sequenced based on grid position</w:t>
        </w:r>
      </w:ins>
      <w:r w:rsidR="00874687" w:rsidRPr="00CC04C7">
        <w:rPr>
          <w:rFonts w:ascii="Times New Roman" w:hAnsi="Times New Roman" w:cs="Times New Roman"/>
          <w:bCs/>
        </w:rPr>
        <w:t xml:space="preserve">: </w:t>
      </w:r>
    </w:p>
    <w:p w14:paraId="4024A10D" w14:textId="77777777" w:rsidR="00212395" w:rsidRDefault="00212395" w:rsidP="00212395">
      <w:pPr>
        <w:pStyle w:val="ListParagraph"/>
        <w:numPr>
          <w:ilvl w:val="0"/>
          <w:numId w:val="4"/>
        </w:numPr>
        <w:rPr>
          <w:ins w:id="1187" w:author="Chris Dunlap" w:date="2026-05-11T09:33:00Z" w16du:dateUtc="2026-05-11T14:33:00Z"/>
          <w:rFonts w:ascii="Times New Roman" w:hAnsi="Times New Roman" w:cs="Times New Roman"/>
          <w:bCs/>
        </w:rPr>
      </w:pPr>
      <w:ins w:id="1188" w:author="Chris Dunlap" w:date="2026-05-11T09:32:00Z" w16du:dateUtc="2026-05-11T14:32:00Z">
        <w:r>
          <w:rPr>
            <w:rFonts w:ascii="Times New Roman" w:hAnsi="Times New Roman" w:cs="Times New Roman"/>
            <w:bCs/>
          </w:rPr>
          <w:t>Flexible</w:t>
        </w:r>
      </w:ins>
      <w:del w:id="1189" w:author="Chris Dunlap" w:date="2026-05-11T09:32:00Z" w16du:dateUtc="2026-05-11T14:32:00Z">
        <w:r w:rsidR="00874687" w:rsidRPr="00212395" w:rsidDel="00212395">
          <w:rPr>
            <w:rFonts w:ascii="Times New Roman" w:hAnsi="Times New Roman" w:cs="Times New Roman"/>
            <w:bCs/>
            <w:rPrChange w:id="1190" w:author="Chris Dunlap" w:date="2026-05-11T09:32:00Z" w16du:dateUtc="2026-05-11T14:32:00Z">
              <w:rPr/>
            </w:rPrChange>
          </w:rPr>
          <w:delText>flexible</w:delText>
        </w:r>
      </w:del>
      <w:r w:rsidR="00874687" w:rsidRPr="00212395">
        <w:rPr>
          <w:rFonts w:ascii="Times New Roman" w:hAnsi="Times New Roman" w:cs="Times New Roman"/>
          <w:bCs/>
          <w:rPrChange w:id="1191" w:author="Chris Dunlap" w:date="2026-05-11T09:32:00Z" w16du:dateUtc="2026-05-11T14:32:00Z">
            <w:rPr/>
          </w:rPrChange>
        </w:rPr>
        <w:t xml:space="preserve"> interconnection </w:t>
      </w:r>
      <w:del w:id="1192" w:author="Chris Dunlap" w:date="2026-05-11T09:32:00Z" w16du:dateUtc="2026-05-11T14:32:00Z">
        <w:r w:rsidR="00874687" w:rsidRPr="00212395" w:rsidDel="00212395">
          <w:rPr>
            <w:rFonts w:ascii="Times New Roman" w:hAnsi="Times New Roman" w:cs="Times New Roman"/>
            <w:bCs/>
            <w:rPrChange w:id="1193" w:author="Chris Dunlap" w:date="2026-05-11T09:32:00Z" w16du:dateUtc="2026-05-11T14:32:00Z">
              <w:rPr/>
            </w:rPrChange>
          </w:rPr>
          <w:delText xml:space="preserve">frameworks </w:delText>
        </w:r>
      </w:del>
      <w:r w:rsidR="00874687" w:rsidRPr="00212395">
        <w:rPr>
          <w:rFonts w:ascii="Times New Roman" w:hAnsi="Times New Roman" w:cs="Times New Roman"/>
          <w:bCs/>
          <w:rPrChange w:id="1194" w:author="Chris Dunlap" w:date="2026-05-11T09:32:00Z" w16du:dateUtc="2026-05-11T14:32:00Z">
            <w:rPr/>
          </w:rPrChange>
        </w:rPr>
        <w:t xml:space="preserve">for </w:t>
      </w:r>
      <w:ins w:id="1195" w:author="Chris Dunlap" w:date="2026-05-11T09:32:00Z" w16du:dateUtc="2026-05-11T14:32:00Z">
        <w:r>
          <w:rPr>
            <w:rFonts w:ascii="Times New Roman" w:hAnsi="Times New Roman" w:cs="Times New Roman"/>
            <w:bCs/>
          </w:rPr>
          <w:t xml:space="preserve">queued </w:t>
        </w:r>
      </w:ins>
      <w:r w:rsidR="00874687" w:rsidRPr="00212395">
        <w:rPr>
          <w:rFonts w:ascii="Times New Roman" w:hAnsi="Times New Roman" w:cs="Times New Roman"/>
          <w:bCs/>
          <w:rPrChange w:id="1196" w:author="Chris Dunlap" w:date="2026-05-11T09:32:00Z" w16du:dateUtc="2026-05-11T14:32:00Z">
            <w:rPr/>
          </w:rPrChange>
        </w:rPr>
        <w:t>facilities</w:t>
      </w:r>
      <w:del w:id="1197" w:author="Chris Dunlap" w:date="2026-05-11T09:33:00Z" w16du:dateUtc="2026-05-11T14:33:00Z">
        <w:r w:rsidR="00874687" w:rsidRPr="00212395" w:rsidDel="00212395">
          <w:rPr>
            <w:rFonts w:ascii="Times New Roman" w:hAnsi="Times New Roman" w:cs="Times New Roman"/>
            <w:bCs/>
            <w:rPrChange w:id="1198" w:author="Chris Dunlap" w:date="2026-05-11T09:32:00Z" w16du:dateUtc="2026-05-11T14:32:00Z">
              <w:rPr/>
            </w:rPrChange>
          </w:rPr>
          <w:delText xml:space="preserve"> </w:delText>
        </w:r>
      </w:del>
      <w:del w:id="1199" w:author="Chris Dunlap" w:date="2026-05-11T09:32:00Z" w16du:dateUtc="2026-05-11T14:32:00Z">
        <w:r w:rsidR="00874687" w:rsidRPr="00212395" w:rsidDel="00212395">
          <w:rPr>
            <w:rFonts w:ascii="Times New Roman" w:hAnsi="Times New Roman" w:cs="Times New Roman"/>
            <w:bCs/>
            <w:rPrChange w:id="1200" w:author="Chris Dunlap" w:date="2026-05-11T09:32:00Z" w16du:dateUtc="2026-05-11T14:32:00Z">
              <w:rPr/>
            </w:rPrChange>
          </w:rPr>
          <w:delText xml:space="preserve">in the interconnection queue and </w:delText>
        </w:r>
      </w:del>
    </w:p>
    <w:p w14:paraId="517439F9" w14:textId="77777777" w:rsidR="00212395" w:rsidRDefault="00874687" w:rsidP="00212395">
      <w:pPr>
        <w:pStyle w:val="ListParagraph"/>
        <w:numPr>
          <w:ilvl w:val="0"/>
          <w:numId w:val="4"/>
        </w:numPr>
        <w:rPr>
          <w:ins w:id="1201" w:author="Chris Dunlap" w:date="2026-05-11T09:33:00Z" w16du:dateUtc="2026-05-11T14:33:00Z"/>
          <w:rFonts w:ascii="Times New Roman" w:hAnsi="Times New Roman" w:cs="Times New Roman"/>
          <w:bCs/>
        </w:rPr>
      </w:pPr>
      <w:del w:id="1202" w:author="Chris Dunlap" w:date="2026-05-11T09:33:00Z" w16du:dateUtc="2026-05-11T14:33:00Z">
        <w:r w:rsidRPr="00212395" w:rsidDel="00212395">
          <w:rPr>
            <w:rFonts w:ascii="Times New Roman" w:hAnsi="Times New Roman" w:cs="Times New Roman"/>
            <w:bCs/>
            <w:rPrChange w:id="1203" w:author="Chris Dunlap" w:date="2026-05-11T09:32:00Z" w16du:dateUtc="2026-05-11T14:32:00Z">
              <w:rPr/>
            </w:rPrChange>
          </w:rPr>
          <w:delText xml:space="preserve">accredited </w:delText>
        </w:r>
      </w:del>
      <w:ins w:id="1204" w:author="Chris Dunlap" w:date="2026-05-11T09:33:00Z" w16du:dateUtc="2026-05-11T14:33:00Z">
        <w:r w:rsidR="00212395">
          <w:rPr>
            <w:rFonts w:ascii="Times New Roman" w:hAnsi="Times New Roman" w:cs="Times New Roman"/>
            <w:bCs/>
          </w:rPr>
          <w:t>A</w:t>
        </w:r>
        <w:r w:rsidR="00212395" w:rsidRPr="00212395">
          <w:rPr>
            <w:rFonts w:ascii="Times New Roman" w:hAnsi="Times New Roman" w:cs="Times New Roman"/>
            <w:bCs/>
            <w:rPrChange w:id="1205" w:author="Chris Dunlap" w:date="2026-05-11T09:32:00Z" w16du:dateUtc="2026-05-11T14:32:00Z">
              <w:rPr/>
            </w:rPrChange>
          </w:rPr>
          <w:t xml:space="preserve">ccredited </w:t>
        </w:r>
      </w:ins>
      <w:r w:rsidRPr="00212395">
        <w:rPr>
          <w:rFonts w:ascii="Times New Roman" w:hAnsi="Times New Roman" w:cs="Times New Roman"/>
          <w:bCs/>
          <w:rPrChange w:id="1206" w:author="Chris Dunlap" w:date="2026-05-11T09:32:00Z" w16du:dateUtc="2026-05-11T14:32:00Z">
            <w:rPr/>
          </w:rPrChange>
        </w:rPr>
        <w:t xml:space="preserve">demand response </w:t>
      </w:r>
      <w:del w:id="1207" w:author="Chris Dunlap" w:date="2026-05-11T09:33:00Z" w16du:dateUtc="2026-05-11T14:33:00Z">
        <w:r w:rsidRPr="00212395" w:rsidDel="00212395">
          <w:rPr>
            <w:rFonts w:ascii="Times New Roman" w:hAnsi="Times New Roman" w:cs="Times New Roman"/>
            <w:bCs/>
            <w:rPrChange w:id="1208" w:author="Chris Dunlap" w:date="2026-05-11T09:32:00Z" w16du:dateUtc="2026-05-11T14:32:00Z">
              <w:rPr/>
            </w:rPrChange>
          </w:rPr>
          <w:delText xml:space="preserve">participation </w:delText>
        </w:r>
      </w:del>
      <w:r w:rsidRPr="00212395">
        <w:rPr>
          <w:rFonts w:ascii="Times New Roman" w:hAnsi="Times New Roman" w:cs="Times New Roman"/>
          <w:bCs/>
          <w:rPrChange w:id="1209" w:author="Chris Dunlap" w:date="2026-05-11T09:32:00Z" w16du:dateUtc="2026-05-11T14:32:00Z">
            <w:rPr/>
          </w:rPrChange>
        </w:rPr>
        <w:t>for operating facilities</w:t>
      </w:r>
      <w:del w:id="1210" w:author="Chris Dunlap" w:date="2026-05-11T09:33:00Z" w16du:dateUtc="2026-05-11T14:33:00Z">
        <w:r w:rsidRPr="00212395" w:rsidDel="00212395">
          <w:rPr>
            <w:rFonts w:ascii="Times New Roman" w:hAnsi="Times New Roman" w:cs="Times New Roman"/>
            <w:bCs/>
            <w:rPrChange w:id="1211" w:author="Chris Dunlap" w:date="2026-05-11T09:32:00Z" w16du:dateUtc="2026-05-11T14:32:00Z">
              <w:rPr/>
            </w:rPrChange>
          </w:rPr>
          <w:delText xml:space="preserve">, </w:delText>
        </w:r>
      </w:del>
    </w:p>
    <w:p w14:paraId="71ADD5A2" w14:textId="77777777" w:rsidR="00212395" w:rsidRDefault="00212395" w:rsidP="00212395">
      <w:pPr>
        <w:pStyle w:val="ListParagraph"/>
        <w:ind w:left="0"/>
        <w:rPr>
          <w:ins w:id="1212" w:author="Chris Dunlap" w:date="2026-05-11T09:33:00Z" w16du:dateUtc="2026-05-11T14:33:00Z"/>
          <w:rFonts w:ascii="Times New Roman" w:hAnsi="Times New Roman" w:cs="Times New Roman"/>
          <w:bCs/>
        </w:rPr>
      </w:pPr>
    </w:p>
    <w:p w14:paraId="461DA0A4" w14:textId="353EA7E8" w:rsidR="00874687" w:rsidRPr="00212395" w:rsidRDefault="00874687">
      <w:pPr>
        <w:pStyle w:val="ListParagraph"/>
        <w:ind w:left="0"/>
        <w:rPr>
          <w:rFonts w:ascii="Times New Roman" w:hAnsi="Times New Roman" w:cs="Times New Roman"/>
          <w:bCs/>
          <w:rPrChange w:id="1213" w:author="Chris Dunlap" w:date="2026-05-11T09:32:00Z" w16du:dateUtc="2026-05-11T14:32:00Z">
            <w:rPr/>
          </w:rPrChange>
        </w:rPr>
        <w:pPrChange w:id="1214" w:author="Chris Dunlap" w:date="2026-05-11T09:33:00Z" w16du:dateUtc="2026-05-11T14:33:00Z">
          <w:pPr/>
        </w:pPrChange>
      </w:pPr>
      <w:del w:id="1215" w:author="Chris Dunlap" w:date="2026-05-11T09:34:00Z" w16du:dateUtc="2026-05-11T14:34:00Z">
        <w:r w:rsidRPr="00212395" w:rsidDel="005A270C">
          <w:rPr>
            <w:rFonts w:ascii="Times New Roman" w:hAnsi="Times New Roman" w:cs="Times New Roman"/>
            <w:bCs/>
            <w:rPrChange w:id="1216" w:author="Chris Dunlap" w:date="2026-05-11T09:32:00Z" w16du:dateUtc="2026-05-11T14:32:00Z">
              <w:rPr/>
            </w:rPrChange>
          </w:rPr>
          <w:delText xml:space="preserve">mutually exclusive and sequenced by grid position. </w:delText>
        </w:r>
      </w:del>
      <w:r w:rsidRPr="00212395">
        <w:rPr>
          <w:rFonts w:ascii="Times New Roman" w:hAnsi="Times New Roman" w:cs="Times New Roman"/>
          <w:bCs/>
          <w:rPrChange w:id="1217" w:author="Chris Dunlap" w:date="2026-05-11T09:32:00Z" w16du:dateUtc="2026-05-11T14:32:00Z">
            <w:rPr/>
          </w:rPrChange>
        </w:rPr>
        <w:t xml:space="preserve">The U.S. Department of Energy has </w:t>
      </w:r>
      <w:del w:id="1218" w:author="Chris Dunlap" w:date="2026-05-11T09:35:00Z" w16du:dateUtc="2026-05-11T14:35:00Z">
        <w:r w:rsidRPr="00212395" w:rsidDel="005A270C">
          <w:rPr>
            <w:rFonts w:ascii="Times New Roman" w:hAnsi="Times New Roman" w:cs="Times New Roman"/>
            <w:bCs/>
            <w:rPrChange w:id="1219" w:author="Chris Dunlap" w:date="2026-05-11T09:32:00Z" w16du:dateUtc="2026-05-11T14:32:00Z">
              <w:rPr/>
            </w:rPrChange>
          </w:rPr>
          <w:delText xml:space="preserve">explicitly </w:delText>
        </w:r>
      </w:del>
      <w:r w:rsidRPr="00212395">
        <w:rPr>
          <w:rFonts w:ascii="Times New Roman" w:hAnsi="Times New Roman" w:cs="Times New Roman"/>
          <w:bCs/>
          <w:rPrChange w:id="1220" w:author="Chris Dunlap" w:date="2026-05-11T09:32:00Z" w16du:dateUtc="2026-05-11T14:32:00Z">
            <w:rPr/>
          </w:rPrChange>
        </w:rPr>
        <w:t xml:space="preserve">called for </w:t>
      </w:r>
      <w:del w:id="1221" w:author="Chris Dunlap" w:date="2026-05-11T09:35:00Z" w16du:dateUtc="2026-05-11T14:35:00Z">
        <w:r w:rsidRPr="00212395" w:rsidDel="005A270C">
          <w:rPr>
            <w:rFonts w:ascii="Times New Roman" w:hAnsi="Times New Roman" w:cs="Times New Roman"/>
            <w:bCs/>
            <w:rPrChange w:id="1222" w:author="Chris Dunlap" w:date="2026-05-11T09:32:00Z" w16du:dateUtc="2026-05-11T14:32:00Z">
              <w:rPr/>
            </w:rPrChange>
          </w:rPr>
          <w:delText xml:space="preserve">the development of </w:delText>
        </w:r>
      </w:del>
      <w:r w:rsidRPr="00212395">
        <w:rPr>
          <w:rFonts w:ascii="Times New Roman" w:hAnsi="Times New Roman" w:cs="Times New Roman"/>
          <w:bCs/>
          <w:rPrChange w:id="1223" w:author="Chris Dunlap" w:date="2026-05-11T09:32:00Z" w16du:dateUtc="2026-05-11T14:32:00Z">
            <w:rPr/>
          </w:rPrChange>
        </w:rPr>
        <w:t xml:space="preserve">a flexibility taxonomy and framework </w:t>
      </w:r>
      <w:ins w:id="1224" w:author="Chris Dunlap" w:date="2026-05-11T09:35:00Z" w16du:dateUtc="2026-05-11T14:35:00Z">
        <w:r w:rsidR="005A270C">
          <w:rPr>
            <w:rFonts w:ascii="Times New Roman" w:hAnsi="Times New Roman" w:cs="Times New Roman"/>
            <w:bCs/>
          </w:rPr>
          <w:t>—</w:t>
        </w:r>
      </w:ins>
      <w:del w:id="1225" w:author="Chris Dunlap" w:date="2026-05-11T09:35:00Z" w16du:dateUtc="2026-05-11T14:35:00Z">
        <w:r w:rsidRPr="00212395" w:rsidDel="005A270C">
          <w:rPr>
            <w:rFonts w:ascii="Times New Roman" w:hAnsi="Times New Roman" w:cs="Times New Roman"/>
            <w:bCs/>
            <w:rPrChange w:id="1226" w:author="Chris Dunlap" w:date="2026-05-11T09:32:00Z" w16du:dateUtc="2026-05-11T14:32:00Z">
              <w:rPr/>
            </w:rPrChange>
          </w:rPr>
          <w:delText xml:space="preserve">to guide implementation; </w:delText>
        </w:r>
      </w:del>
      <w:r w:rsidRPr="00212395">
        <w:rPr>
          <w:rFonts w:ascii="Times New Roman" w:hAnsi="Times New Roman" w:cs="Times New Roman"/>
          <w:bCs/>
          <w:rPrChange w:id="1227" w:author="Chris Dunlap" w:date="2026-05-11T09:32:00Z" w16du:dateUtc="2026-05-11T14:32:00Z">
            <w:rPr/>
          </w:rPrChange>
        </w:rPr>
        <w:t xml:space="preserve">the framework </w:t>
      </w:r>
      <w:del w:id="1228" w:author="Chris Dunlap" w:date="2026-05-11T09:35:00Z" w16du:dateUtc="2026-05-11T14:35:00Z">
        <w:r w:rsidRPr="00212395" w:rsidDel="005A270C">
          <w:rPr>
            <w:rFonts w:ascii="Times New Roman" w:hAnsi="Times New Roman" w:cs="Times New Roman"/>
            <w:bCs/>
            <w:rPrChange w:id="1229" w:author="Chris Dunlap" w:date="2026-05-11T09:32:00Z" w16du:dateUtc="2026-05-11T14:32:00Z">
              <w:rPr/>
            </w:rPrChange>
          </w:rPr>
          <w:delText xml:space="preserve">developed </w:delText>
        </w:r>
      </w:del>
      <w:r w:rsidRPr="00212395">
        <w:rPr>
          <w:rFonts w:ascii="Times New Roman" w:hAnsi="Times New Roman" w:cs="Times New Roman"/>
          <w:bCs/>
          <w:rPrChange w:id="1230" w:author="Chris Dunlap" w:date="2026-05-11T09:32:00Z" w16du:dateUtc="2026-05-11T14:32:00Z">
            <w:rPr/>
          </w:rPrChange>
        </w:rPr>
        <w:t xml:space="preserve">here addresses that gap. Direct </w:t>
      </w:r>
      <w:del w:id="1231" w:author="Chris Dunlap" w:date="2026-05-11T09:35:00Z" w16du:dateUtc="2026-05-11T14:35:00Z">
        <w:r w:rsidRPr="00212395" w:rsidDel="005A270C">
          <w:rPr>
            <w:rFonts w:ascii="Times New Roman" w:hAnsi="Times New Roman" w:cs="Times New Roman"/>
            <w:bCs/>
            <w:rPrChange w:id="1232" w:author="Chris Dunlap" w:date="2026-05-11T09:32:00Z" w16du:dateUtc="2026-05-11T14:32:00Z">
              <w:rPr/>
            </w:rPrChange>
          </w:rPr>
          <w:delText xml:space="preserve">empirical </w:delText>
        </w:r>
      </w:del>
      <w:r w:rsidRPr="00212395">
        <w:rPr>
          <w:rFonts w:ascii="Times New Roman" w:hAnsi="Times New Roman" w:cs="Times New Roman"/>
          <w:bCs/>
          <w:rPrChange w:id="1233" w:author="Chris Dunlap" w:date="2026-05-11T09:32:00Z" w16du:dateUtc="2026-05-11T14:32:00Z">
            <w:rPr/>
          </w:rPrChange>
        </w:rPr>
        <w:t>measurement of</w:t>
      </w:r>
      <w:del w:id="1234" w:author="Chris Dunlap" w:date="2026-05-11T09:36:00Z" w16du:dateUtc="2026-05-11T14:36:00Z">
        <w:r w:rsidRPr="00212395" w:rsidDel="005A270C">
          <w:rPr>
            <w:rFonts w:ascii="Times New Roman" w:hAnsi="Times New Roman" w:cs="Times New Roman"/>
            <w:bCs/>
            <w:rPrChange w:id="1235" w:author="Chris Dunlap" w:date="2026-05-11T09:32:00Z" w16du:dateUtc="2026-05-11T14:32:00Z">
              <w:rPr/>
            </w:rPrChange>
          </w:rPr>
          <w:delText xml:space="preserve"> the</w:delText>
        </w:r>
      </w:del>
      <w:r w:rsidRPr="00212395">
        <w:rPr>
          <w:rFonts w:ascii="Times New Roman" w:hAnsi="Times New Roman" w:cs="Times New Roman"/>
          <w:bCs/>
          <w:rPrChange w:id="1236" w:author="Chris Dunlap" w:date="2026-05-11T09:32:00Z" w16du:dateUtc="2026-05-11T14:32:00Z">
            <w:rPr/>
          </w:rPrChange>
        </w:rPr>
        <w:t xml:space="preserve"> dominant parameters would </w:t>
      </w:r>
      <w:del w:id="1237" w:author="Chris Dunlap" w:date="2026-05-11T09:36:00Z" w16du:dateUtc="2026-05-11T14:36:00Z">
        <w:r w:rsidRPr="00212395" w:rsidDel="005A270C">
          <w:rPr>
            <w:rFonts w:ascii="Times New Roman" w:hAnsi="Times New Roman" w:cs="Times New Roman"/>
            <w:bCs/>
            <w:rPrChange w:id="1238" w:author="Chris Dunlap" w:date="2026-05-11T09:32:00Z" w16du:dateUtc="2026-05-11T14:32:00Z">
              <w:rPr/>
            </w:rPrChange>
          </w:rPr>
          <w:delText xml:space="preserve">sharpen </w:delText>
        </w:r>
      </w:del>
      <w:ins w:id="1239" w:author="Chris Dunlap" w:date="2026-05-11T09:36:00Z" w16du:dateUtc="2026-05-11T14:36:00Z">
        <w:r w:rsidR="005A270C">
          <w:rPr>
            <w:rFonts w:ascii="Times New Roman" w:hAnsi="Times New Roman" w:cs="Times New Roman"/>
            <w:bCs/>
          </w:rPr>
          <w:t>improve</w:t>
        </w:r>
        <w:r w:rsidR="005A270C" w:rsidRPr="00212395">
          <w:rPr>
            <w:rFonts w:ascii="Times New Roman" w:hAnsi="Times New Roman" w:cs="Times New Roman"/>
            <w:bCs/>
            <w:rPrChange w:id="1240" w:author="Chris Dunlap" w:date="2026-05-11T09:32:00Z" w16du:dateUtc="2026-05-11T14:32:00Z">
              <w:rPr/>
            </w:rPrChange>
          </w:rPr>
          <w:t xml:space="preserve"> </w:t>
        </w:r>
      </w:ins>
      <w:r w:rsidRPr="00212395">
        <w:rPr>
          <w:rFonts w:ascii="Times New Roman" w:hAnsi="Times New Roman" w:cs="Times New Roman"/>
          <w:bCs/>
          <w:rPrChange w:id="1241" w:author="Chris Dunlap" w:date="2026-05-11T09:32:00Z" w16du:dateUtc="2026-05-11T14:32:00Z">
            <w:rPr/>
          </w:rPrChange>
        </w:rPr>
        <w:t xml:space="preserve">quantitative </w:t>
      </w:r>
      <w:del w:id="1242" w:author="Chris Dunlap" w:date="2026-05-11T09:36:00Z" w16du:dateUtc="2026-05-11T14:36:00Z">
        <w:r w:rsidRPr="00212395" w:rsidDel="005A270C">
          <w:rPr>
            <w:rFonts w:ascii="Times New Roman" w:hAnsi="Times New Roman" w:cs="Times New Roman"/>
            <w:bCs/>
            <w:rPrChange w:id="1243" w:author="Chris Dunlap" w:date="2026-05-11T09:32:00Z" w16du:dateUtc="2026-05-11T14:32:00Z">
              <w:rPr/>
            </w:rPrChange>
          </w:rPr>
          <w:delText>predictions</w:delText>
        </w:r>
      </w:del>
      <w:ins w:id="1244" w:author="Chris Dunlap" w:date="2026-05-11T09:36:00Z" w16du:dateUtc="2026-05-11T14:36:00Z">
        <w:r w:rsidR="005A270C">
          <w:rPr>
            <w:rFonts w:ascii="Times New Roman" w:hAnsi="Times New Roman" w:cs="Times New Roman"/>
            <w:bCs/>
          </w:rPr>
          <w:t>accuracy</w:t>
        </w:r>
      </w:ins>
      <w:r w:rsidRPr="00212395">
        <w:rPr>
          <w:rFonts w:ascii="Times New Roman" w:hAnsi="Times New Roman" w:cs="Times New Roman"/>
          <w:bCs/>
          <w:rPrChange w:id="1245" w:author="Chris Dunlap" w:date="2026-05-11T09:32:00Z" w16du:dateUtc="2026-05-11T14:32:00Z">
            <w:rPr/>
          </w:rPrChange>
        </w:rPr>
        <w:t xml:space="preserve">, but </w:t>
      </w:r>
      <w:del w:id="1246" w:author="Chris Dunlap" w:date="2026-05-11T09:36:00Z" w16du:dateUtc="2026-05-11T14:36:00Z">
        <w:r w:rsidRPr="00212395" w:rsidDel="005A270C">
          <w:rPr>
            <w:rFonts w:ascii="Times New Roman" w:hAnsi="Times New Roman" w:cs="Times New Roman"/>
            <w:bCs/>
            <w:rPrChange w:id="1247" w:author="Chris Dunlap" w:date="2026-05-11T09:32:00Z" w16du:dateUtc="2026-05-11T14:32:00Z">
              <w:rPr/>
            </w:rPrChange>
          </w:rPr>
          <w:delText xml:space="preserve">the </w:delText>
        </w:r>
      </w:del>
      <w:r w:rsidRPr="00212395">
        <w:rPr>
          <w:rFonts w:ascii="Times New Roman" w:hAnsi="Times New Roman" w:cs="Times New Roman"/>
          <w:bCs/>
          <w:rPrChange w:id="1248" w:author="Chris Dunlap" w:date="2026-05-11T09:32:00Z" w16du:dateUtc="2026-05-11T14:32:00Z">
            <w:rPr/>
          </w:rPrChange>
        </w:rPr>
        <w:t xml:space="preserve">institutional </w:t>
      </w:r>
      <w:del w:id="1249" w:author="Chris Dunlap" w:date="2026-05-11T09:36:00Z" w16du:dateUtc="2026-05-11T14:36:00Z">
        <w:r w:rsidRPr="00212395" w:rsidDel="005A270C">
          <w:rPr>
            <w:rFonts w:ascii="Times New Roman" w:hAnsi="Times New Roman" w:cs="Times New Roman"/>
            <w:bCs/>
            <w:rPrChange w:id="1250" w:author="Chris Dunlap" w:date="2026-05-11T09:32:00Z" w16du:dateUtc="2026-05-11T14:32:00Z">
              <w:rPr/>
            </w:rPrChange>
          </w:rPr>
          <w:delText xml:space="preserve">gap </w:delText>
        </w:r>
      </w:del>
      <w:ins w:id="1251" w:author="Chris Dunlap" w:date="2026-05-11T09:36:00Z" w16du:dateUtc="2026-05-11T14:36:00Z">
        <w:r w:rsidR="005A270C">
          <w:rPr>
            <w:rFonts w:ascii="Times New Roman" w:hAnsi="Times New Roman" w:cs="Times New Roman"/>
            <w:bCs/>
          </w:rPr>
          <w:t>design</w:t>
        </w:r>
        <w:r w:rsidR="005A270C" w:rsidRPr="00212395">
          <w:rPr>
            <w:rFonts w:ascii="Times New Roman" w:hAnsi="Times New Roman" w:cs="Times New Roman"/>
            <w:bCs/>
            <w:rPrChange w:id="1252" w:author="Chris Dunlap" w:date="2026-05-11T09:32:00Z" w16du:dateUtc="2026-05-11T14:32:00Z">
              <w:rPr/>
            </w:rPrChange>
          </w:rPr>
          <w:t xml:space="preserve"> </w:t>
        </w:r>
      </w:ins>
      <w:r w:rsidRPr="00212395">
        <w:rPr>
          <w:rFonts w:ascii="Times New Roman" w:hAnsi="Times New Roman" w:cs="Times New Roman"/>
          <w:bCs/>
          <w:rPrChange w:id="1253" w:author="Chris Dunlap" w:date="2026-05-11T09:32:00Z" w16du:dateUtc="2026-05-11T14:32:00Z">
            <w:rPr/>
          </w:rPrChange>
        </w:rPr>
        <w:t xml:space="preserve">is the </w:t>
      </w:r>
      <w:del w:id="1254" w:author="Chris Dunlap" w:date="2026-05-11T09:36:00Z" w16du:dateUtc="2026-05-11T14:36:00Z">
        <w:r w:rsidRPr="00212395" w:rsidDel="005A270C">
          <w:rPr>
            <w:rFonts w:ascii="Times New Roman" w:hAnsi="Times New Roman" w:cs="Times New Roman"/>
            <w:bCs/>
            <w:rPrChange w:id="1255" w:author="Chris Dunlap" w:date="2026-05-11T09:32:00Z" w16du:dateUtc="2026-05-11T14:32:00Z">
              <w:rPr/>
            </w:rPrChange>
          </w:rPr>
          <w:delText xml:space="preserve">binding </w:delText>
        </w:r>
      </w:del>
      <w:ins w:id="1256" w:author="Chris Dunlap" w:date="2026-05-11T09:36:00Z" w16du:dateUtc="2026-05-11T14:36:00Z">
        <w:r w:rsidR="005A270C">
          <w:rPr>
            <w:rFonts w:ascii="Times New Roman" w:hAnsi="Times New Roman" w:cs="Times New Roman"/>
            <w:bCs/>
          </w:rPr>
          <w:t>main</w:t>
        </w:r>
        <w:r w:rsidR="005A270C" w:rsidRPr="00212395">
          <w:rPr>
            <w:rFonts w:ascii="Times New Roman" w:hAnsi="Times New Roman" w:cs="Times New Roman"/>
            <w:bCs/>
            <w:rPrChange w:id="1257" w:author="Chris Dunlap" w:date="2026-05-11T09:32:00Z" w16du:dateUtc="2026-05-11T14:32:00Z">
              <w:rPr/>
            </w:rPrChange>
          </w:rPr>
          <w:t xml:space="preserve"> </w:t>
        </w:r>
      </w:ins>
      <w:r w:rsidRPr="00212395">
        <w:rPr>
          <w:rFonts w:ascii="Times New Roman" w:hAnsi="Times New Roman" w:cs="Times New Roman"/>
          <w:bCs/>
          <w:rPrChange w:id="1258" w:author="Chris Dunlap" w:date="2026-05-11T09:32:00Z" w16du:dateUtc="2026-05-11T14:32:00Z">
            <w:rPr/>
          </w:rPrChange>
        </w:rPr>
        <w:t>constraint on realized value.</w:t>
      </w:r>
    </w:p>
    <w:p w14:paraId="69C51EB5" w14:textId="77777777" w:rsidR="005A270C" w:rsidRDefault="00874687" w:rsidP="00F064BF">
      <w:pPr>
        <w:rPr>
          <w:ins w:id="1259" w:author="Chris Dunlap" w:date="2026-05-11T09:36:00Z" w16du:dateUtc="2026-05-11T14:36:00Z"/>
          <w:rFonts w:ascii="Times New Roman" w:hAnsi="Times New Roman" w:cs="Times New Roman"/>
          <w:bCs/>
        </w:rPr>
      </w:pPr>
      <w:r w:rsidRPr="00A87BDC">
        <w:rPr>
          <w:rFonts w:ascii="Times New Roman" w:hAnsi="Times New Roman" w:cs="Times New Roman"/>
          <w:bCs/>
        </w:rPr>
        <w:t>Several limitations qualify these results</w:t>
      </w:r>
      <w:ins w:id="1260" w:author="Chris Dunlap" w:date="2026-05-11T09:36:00Z" w16du:dateUtc="2026-05-11T14:36:00Z">
        <w:r w:rsidR="005A270C">
          <w:rPr>
            <w:rFonts w:ascii="Times New Roman" w:hAnsi="Times New Roman" w:cs="Times New Roman"/>
            <w:bCs/>
          </w:rPr>
          <w:t>:</w:t>
        </w:r>
      </w:ins>
      <w:del w:id="1261" w:author="Chris Dunlap" w:date="2026-05-11T09:36:00Z" w16du:dateUtc="2026-05-11T14:36:00Z">
        <w:r w:rsidRPr="00A87BDC" w:rsidDel="005A270C">
          <w:rPr>
            <w:rFonts w:ascii="Times New Roman" w:hAnsi="Times New Roman" w:cs="Times New Roman"/>
            <w:bCs/>
          </w:rPr>
          <w:delText>.</w:delText>
        </w:r>
      </w:del>
    </w:p>
    <w:p w14:paraId="214E7C8E" w14:textId="77777777" w:rsidR="005A270C" w:rsidRPr="005A270C" w:rsidRDefault="00874687" w:rsidP="005A270C">
      <w:pPr>
        <w:pStyle w:val="ListParagraph"/>
        <w:numPr>
          <w:ilvl w:val="0"/>
          <w:numId w:val="4"/>
        </w:numPr>
        <w:rPr>
          <w:ins w:id="1262" w:author="Chris Dunlap" w:date="2026-05-11T09:37:00Z" w16du:dateUtc="2026-05-11T14:37:00Z"/>
          <w:rFonts w:ascii="Times New Roman" w:hAnsi="Times New Roman" w:cs="Times New Roman"/>
          <w:b/>
          <w:sz w:val="32"/>
          <w:szCs w:val="32"/>
          <w:rPrChange w:id="1263" w:author="Chris Dunlap" w:date="2026-05-11T09:37:00Z" w16du:dateUtc="2026-05-11T14:37:00Z">
            <w:rPr>
              <w:ins w:id="1264" w:author="Chris Dunlap" w:date="2026-05-11T09:37:00Z" w16du:dateUtc="2026-05-11T14:37:00Z"/>
              <w:rFonts w:ascii="Times New Roman" w:hAnsi="Times New Roman" w:cs="Times New Roman"/>
              <w:bCs/>
            </w:rPr>
          </w:rPrChange>
        </w:rPr>
      </w:pPr>
      <w:del w:id="1265" w:author="Chris Dunlap" w:date="2026-05-11T09:36:00Z" w16du:dateUtc="2026-05-11T14:36:00Z">
        <w:r w:rsidRPr="005A270C" w:rsidDel="005A270C">
          <w:rPr>
            <w:rFonts w:ascii="Times New Roman" w:hAnsi="Times New Roman" w:cs="Times New Roman"/>
            <w:bCs/>
            <w:rPrChange w:id="1266" w:author="Chris Dunlap" w:date="2026-05-11T09:36:00Z" w16du:dateUtc="2026-05-11T14:36:00Z">
              <w:rPr/>
            </w:rPrChange>
          </w:rPr>
          <w:delText xml:space="preserve"> </w:delText>
        </w:r>
      </w:del>
      <w:r w:rsidRPr="005A270C">
        <w:rPr>
          <w:rFonts w:ascii="Times New Roman" w:hAnsi="Times New Roman" w:cs="Times New Roman"/>
          <w:bCs/>
          <w:rPrChange w:id="1267" w:author="Chris Dunlap" w:date="2026-05-11T09:36:00Z" w16du:dateUtc="2026-05-11T14:36:00Z">
            <w:rPr/>
          </w:rPrChange>
        </w:rPr>
        <w:t>DEST</w:t>
      </w:r>
      <w:del w:id="1268" w:author="Chris Dunlap" w:date="2026-05-10T22:35:00Z" w16du:dateUtc="2026-05-11T03:35:00Z">
        <w:r w:rsidRPr="005A270C" w:rsidDel="00702F1B">
          <w:rPr>
            <w:rFonts w:ascii="Times New Roman" w:hAnsi="Times New Roman" w:cs="Times New Roman"/>
            <w:bCs/>
            <w:rPrChange w:id="1269" w:author="Chris Dunlap" w:date="2026-05-11T09:36:00Z" w16du:dateUtc="2026-05-11T14:36:00Z">
              <w:rPr/>
            </w:rPrChange>
          </w:rPr>
          <w:delText>_</w:delText>
        </w:r>
      </w:del>
      <w:r w:rsidRPr="005A270C">
        <w:rPr>
          <w:rFonts w:ascii="Times New Roman" w:hAnsi="Times New Roman" w:cs="Times New Roman"/>
          <w:bCs/>
          <w:vertAlign w:val="subscript"/>
          <w:rPrChange w:id="1270" w:author="Chris Dunlap" w:date="2026-05-11T09:36:00Z" w16du:dateUtc="2026-05-11T14:36:00Z">
            <w:rPr>
              <w:rFonts w:ascii="Times New Roman" w:hAnsi="Times New Roman" w:cs="Times New Roman"/>
              <w:bCs/>
            </w:rPr>
          </w:rPrChange>
        </w:rPr>
        <w:t>absorb</w:t>
      </w:r>
      <w:r w:rsidR="00A104C3" w:rsidRPr="005A270C">
        <w:rPr>
          <w:rFonts w:ascii="Times New Roman" w:hAnsi="Times New Roman" w:cs="Times New Roman"/>
          <w:bCs/>
          <w:rPrChange w:id="1271" w:author="Chris Dunlap" w:date="2026-05-11T09:36:00Z" w16du:dateUtc="2026-05-11T14:36:00Z">
            <w:rPr/>
          </w:rPrChange>
        </w:rPr>
        <w:t>,</w:t>
      </w:r>
      <w:r w:rsidRPr="005A270C">
        <w:rPr>
          <w:rFonts w:ascii="Times New Roman" w:hAnsi="Times New Roman" w:cs="Times New Roman"/>
          <w:bCs/>
          <w:rPrChange w:id="1272" w:author="Chris Dunlap" w:date="2026-05-11T09:36:00Z" w16du:dateUtc="2026-05-11T14:36:00Z">
            <w:rPr/>
          </w:rPrChange>
        </w:rPr>
        <w:t xml:space="preserve"> MIG</w:t>
      </w:r>
      <w:del w:id="1273" w:author="Chris Dunlap" w:date="2026-05-10T22:35:00Z" w16du:dateUtc="2026-05-11T03:35:00Z">
        <w:r w:rsidRPr="005A270C" w:rsidDel="00702F1B">
          <w:rPr>
            <w:rFonts w:ascii="Times New Roman" w:hAnsi="Times New Roman" w:cs="Times New Roman"/>
            <w:bCs/>
            <w:rPrChange w:id="1274" w:author="Chris Dunlap" w:date="2026-05-11T09:36:00Z" w16du:dateUtc="2026-05-11T14:36:00Z">
              <w:rPr/>
            </w:rPrChange>
          </w:rPr>
          <w:delText>_</w:delText>
        </w:r>
      </w:del>
      <w:r w:rsidRPr="005A270C">
        <w:rPr>
          <w:rFonts w:ascii="Times New Roman" w:hAnsi="Times New Roman" w:cs="Times New Roman"/>
          <w:bCs/>
          <w:vertAlign w:val="subscript"/>
          <w:rPrChange w:id="1275" w:author="Chris Dunlap" w:date="2026-05-11T09:36:00Z" w16du:dateUtc="2026-05-11T14:36:00Z">
            <w:rPr>
              <w:rFonts w:ascii="Times New Roman" w:hAnsi="Times New Roman" w:cs="Times New Roman"/>
              <w:bCs/>
            </w:rPr>
          </w:rPrChange>
        </w:rPr>
        <w:t>elig</w:t>
      </w:r>
      <w:r w:rsidRPr="005A270C">
        <w:rPr>
          <w:rFonts w:ascii="Times New Roman" w:hAnsi="Times New Roman" w:cs="Times New Roman"/>
          <w:bCs/>
          <w:rPrChange w:id="1276" w:author="Chris Dunlap" w:date="2026-05-11T09:36:00Z" w16du:dateUtc="2026-05-11T14:36:00Z">
            <w:rPr/>
          </w:rPrChange>
        </w:rPr>
        <w:t xml:space="preserve"> Component B, and QUEUE</w:t>
      </w:r>
      <w:del w:id="1277" w:author="Chris Dunlap" w:date="2026-05-10T22:36:00Z" w16du:dateUtc="2026-05-11T03:36:00Z">
        <w:r w:rsidRPr="005A270C" w:rsidDel="00702F1B">
          <w:rPr>
            <w:rFonts w:ascii="Times New Roman" w:hAnsi="Times New Roman" w:cs="Times New Roman"/>
            <w:bCs/>
            <w:rPrChange w:id="1278" w:author="Chris Dunlap" w:date="2026-05-11T09:36:00Z" w16du:dateUtc="2026-05-11T14:36:00Z">
              <w:rPr/>
            </w:rPrChange>
          </w:rPr>
          <w:delText>_</w:delText>
        </w:r>
      </w:del>
      <w:r w:rsidR="00766339" w:rsidRPr="005A270C">
        <w:rPr>
          <w:rFonts w:ascii="Times New Roman" w:hAnsi="Times New Roman" w:cs="Times New Roman"/>
          <w:bCs/>
          <w:vertAlign w:val="subscript"/>
          <w:rPrChange w:id="1279" w:author="Chris Dunlap" w:date="2026-05-11T09:36:00Z" w16du:dateUtc="2026-05-11T14:36:00Z">
            <w:rPr>
              <w:rFonts w:ascii="Times New Roman" w:hAnsi="Times New Roman" w:cs="Times New Roman"/>
              <w:bCs/>
            </w:rPr>
          </w:rPrChange>
        </w:rPr>
        <w:t>ok</w:t>
      </w:r>
      <w:r w:rsidRPr="005A270C">
        <w:rPr>
          <w:rFonts w:ascii="Times New Roman" w:hAnsi="Times New Roman" w:cs="Times New Roman"/>
          <w:bCs/>
          <w:rPrChange w:id="1280" w:author="Chris Dunlap" w:date="2026-05-11T09:36:00Z" w16du:dateUtc="2026-05-11T14:36:00Z">
            <w:rPr/>
          </w:rPrChange>
        </w:rPr>
        <w:t xml:space="preserve"> dominate model uncertainty </w:t>
      </w:r>
      <w:del w:id="1281" w:author="Chris Dunlap" w:date="2026-05-11T09:36:00Z" w16du:dateUtc="2026-05-11T14:36:00Z">
        <w:r w:rsidRPr="005A270C" w:rsidDel="005A270C">
          <w:rPr>
            <w:rFonts w:ascii="Times New Roman" w:hAnsi="Times New Roman" w:cs="Times New Roman"/>
            <w:bCs/>
            <w:rPrChange w:id="1282" w:author="Chris Dunlap" w:date="2026-05-11T09:36:00Z" w16du:dateUtc="2026-05-11T14:36:00Z">
              <w:rPr/>
            </w:rPrChange>
          </w:rPr>
          <w:delText xml:space="preserve">and </w:delText>
        </w:r>
      </w:del>
      <w:ins w:id="1283" w:author="Chris Dunlap" w:date="2026-05-11T09:36:00Z" w16du:dateUtc="2026-05-11T14:36:00Z">
        <w:r w:rsidR="005A270C">
          <w:rPr>
            <w:rFonts w:ascii="Times New Roman" w:hAnsi="Times New Roman" w:cs="Times New Roman"/>
            <w:bCs/>
          </w:rPr>
          <w:t>but</w:t>
        </w:r>
        <w:r w:rsidR="005A270C" w:rsidRPr="005A270C">
          <w:rPr>
            <w:rFonts w:ascii="Times New Roman" w:hAnsi="Times New Roman" w:cs="Times New Roman"/>
            <w:bCs/>
            <w:rPrChange w:id="1284" w:author="Chris Dunlap" w:date="2026-05-11T09:36:00Z" w16du:dateUtc="2026-05-11T14:36:00Z">
              <w:rPr/>
            </w:rPrChange>
          </w:rPr>
          <w:t xml:space="preserve"> </w:t>
        </w:r>
      </w:ins>
      <w:r w:rsidRPr="005A270C">
        <w:rPr>
          <w:rFonts w:ascii="Times New Roman" w:hAnsi="Times New Roman" w:cs="Times New Roman"/>
          <w:bCs/>
          <w:rPrChange w:id="1285" w:author="Chris Dunlap" w:date="2026-05-11T09:36:00Z" w16du:dateUtc="2026-05-11T14:36:00Z">
            <w:rPr/>
          </w:rPrChange>
        </w:rPr>
        <w:t xml:space="preserve">are not </w:t>
      </w:r>
      <w:del w:id="1286" w:author="Chris Dunlap" w:date="2026-05-11T09:37:00Z" w16du:dateUtc="2026-05-11T14:37:00Z">
        <w:r w:rsidRPr="005A270C" w:rsidDel="005A270C">
          <w:rPr>
            <w:rFonts w:ascii="Times New Roman" w:hAnsi="Times New Roman" w:cs="Times New Roman"/>
            <w:bCs/>
            <w:rPrChange w:id="1287" w:author="Chris Dunlap" w:date="2026-05-11T09:36:00Z" w16du:dateUtc="2026-05-11T14:36:00Z">
              <w:rPr/>
            </w:rPrChange>
          </w:rPr>
          <w:delText xml:space="preserve">directly </w:delText>
        </w:r>
      </w:del>
      <w:ins w:id="1288" w:author="Chris Dunlap" w:date="2026-05-11T09:37:00Z" w16du:dateUtc="2026-05-11T14:37:00Z">
        <w:r w:rsidR="005A270C">
          <w:rPr>
            <w:rFonts w:ascii="Times New Roman" w:hAnsi="Times New Roman" w:cs="Times New Roman"/>
            <w:bCs/>
          </w:rPr>
          <w:t>publicly</w:t>
        </w:r>
        <w:r w:rsidR="005A270C" w:rsidRPr="005A270C">
          <w:rPr>
            <w:rFonts w:ascii="Times New Roman" w:hAnsi="Times New Roman" w:cs="Times New Roman"/>
            <w:bCs/>
            <w:rPrChange w:id="1289" w:author="Chris Dunlap" w:date="2026-05-11T09:36:00Z" w16du:dateUtc="2026-05-11T14:36:00Z">
              <w:rPr/>
            </w:rPrChange>
          </w:rPr>
          <w:t xml:space="preserve"> </w:t>
        </w:r>
      </w:ins>
      <w:r w:rsidRPr="005A270C">
        <w:rPr>
          <w:rFonts w:ascii="Times New Roman" w:hAnsi="Times New Roman" w:cs="Times New Roman"/>
          <w:bCs/>
          <w:rPrChange w:id="1290" w:author="Chris Dunlap" w:date="2026-05-11T09:36:00Z" w16du:dateUtc="2026-05-11T14:36:00Z">
            <w:rPr/>
          </w:rPrChange>
        </w:rPr>
        <w:t>observable</w:t>
      </w:r>
      <w:del w:id="1291" w:author="Chris Dunlap" w:date="2026-05-11T09:37:00Z" w16du:dateUtc="2026-05-11T14:37:00Z">
        <w:r w:rsidRPr="005A270C" w:rsidDel="005A270C">
          <w:rPr>
            <w:rFonts w:ascii="Times New Roman" w:hAnsi="Times New Roman" w:cs="Times New Roman"/>
            <w:bCs/>
            <w:rPrChange w:id="1292" w:author="Chris Dunlap" w:date="2026-05-11T09:36:00Z" w16du:dateUtc="2026-05-11T14:36:00Z">
              <w:rPr/>
            </w:rPrChange>
          </w:rPr>
          <w:delText xml:space="preserve"> in public data</w:delText>
        </w:r>
      </w:del>
      <w:r w:rsidRPr="005A270C">
        <w:rPr>
          <w:rFonts w:ascii="Times New Roman" w:hAnsi="Times New Roman" w:cs="Times New Roman"/>
          <w:bCs/>
          <w:rPrChange w:id="1293" w:author="Chris Dunlap" w:date="2026-05-11T09:36:00Z" w16du:dateUtc="2026-05-11T14:36:00Z">
            <w:rPr/>
          </w:rPrChange>
        </w:rPr>
        <w:t xml:space="preserve">. </w:t>
      </w:r>
    </w:p>
    <w:p w14:paraId="0A9AA7EF" w14:textId="77777777" w:rsidR="005A270C" w:rsidRPr="005A270C" w:rsidRDefault="00874687" w:rsidP="005A270C">
      <w:pPr>
        <w:pStyle w:val="ListParagraph"/>
        <w:numPr>
          <w:ilvl w:val="0"/>
          <w:numId w:val="4"/>
        </w:numPr>
        <w:rPr>
          <w:ins w:id="1294" w:author="Chris Dunlap" w:date="2026-05-11T09:38:00Z" w16du:dateUtc="2026-05-11T14:38:00Z"/>
          <w:rFonts w:ascii="Times New Roman" w:hAnsi="Times New Roman" w:cs="Times New Roman"/>
          <w:b/>
          <w:sz w:val="32"/>
          <w:szCs w:val="32"/>
          <w:rPrChange w:id="1295" w:author="Chris Dunlap" w:date="2026-05-11T09:38:00Z" w16du:dateUtc="2026-05-11T14:38:00Z">
            <w:rPr>
              <w:ins w:id="1296" w:author="Chris Dunlap" w:date="2026-05-11T09:38:00Z" w16du:dateUtc="2026-05-11T14:38:00Z"/>
              <w:rFonts w:ascii="Times New Roman" w:hAnsi="Times New Roman" w:cs="Times New Roman"/>
              <w:bCs/>
            </w:rPr>
          </w:rPrChange>
        </w:rPr>
      </w:pPr>
      <w:r w:rsidRPr="005A270C">
        <w:rPr>
          <w:rFonts w:ascii="Times New Roman" w:hAnsi="Times New Roman" w:cs="Times New Roman"/>
          <w:bCs/>
          <w:rPrChange w:id="1297" w:author="Chris Dunlap" w:date="2026-05-11T09:36:00Z" w16du:dateUtc="2026-05-11T14:36:00Z">
            <w:rPr/>
          </w:rPrChange>
        </w:rPr>
        <w:t>The</w:t>
      </w:r>
      <w:ins w:id="1298" w:author="Chris Dunlap" w:date="2026-05-11T09:37:00Z" w16du:dateUtc="2026-05-11T14:37:00Z">
        <w:r w:rsidR="005A270C">
          <w:rPr>
            <w:rFonts w:ascii="Times New Roman" w:hAnsi="Times New Roman" w:cs="Times New Roman"/>
            <w:bCs/>
          </w:rPr>
          <w:t>re is a</w:t>
        </w:r>
      </w:ins>
      <w:r w:rsidRPr="005A270C">
        <w:rPr>
          <w:rFonts w:ascii="Times New Roman" w:hAnsi="Times New Roman" w:cs="Times New Roman"/>
          <w:bCs/>
          <w:rPrChange w:id="1299" w:author="Chris Dunlap" w:date="2026-05-11T09:36:00Z" w16du:dateUtc="2026-05-11T14:36:00Z">
            <w:rPr/>
          </w:rPrChange>
        </w:rPr>
        <w:t xml:space="preserve"> literature dispute on destination utilization</w:t>
      </w:r>
      <w:del w:id="1300" w:author="Chris Dunlap" w:date="2026-05-11T09:37:00Z" w16du:dateUtc="2026-05-11T14:37:00Z">
        <w:r w:rsidRPr="005A270C" w:rsidDel="005A270C">
          <w:rPr>
            <w:rFonts w:ascii="Times New Roman" w:hAnsi="Times New Roman" w:cs="Times New Roman"/>
            <w:bCs/>
            <w:rPrChange w:id="1301" w:author="Chris Dunlap" w:date="2026-05-11T09:36:00Z" w16du:dateUtc="2026-05-11T14:36:00Z">
              <w:rPr/>
            </w:rPrChange>
          </w:rPr>
          <w:delText xml:space="preserve"> is particularly material, with credible estimates spanning from </w:delText>
        </w:r>
      </w:del>
      <w:ins w:id="1302" w:author="Chris Dunlap" w:date="2026-05-11T09:37:00Z" w16du:dateUtc="2026-05-11T14:37:00Z">
        <w:r w:rsidR="005A270C">
          <w:rPr>
            <w:rFonts w:ascii="Times New Roman" w:hAnsi="Times New Roman" w:cs="Times New Roman"/>
            <w:bCs/>
          </w:rPr>
          <w:t xml:space="preserve">: </w:t>
        </w:r>
      </w:ins>
      <w:r w:rsidRPr="005A270C">
        <w:rPr>
          <w:rFonts w:ascii="Times New Roman" w:hAnsi="Times New Roman" w:cs="Times New Roman"/>
          <w:bCs/>
          <w:rPrChange w:id="1303" w:author="Chris Dunlap" w:date="2026-05-11T09:36:00Z" w16du:dateUtc="2026-05-11T14:36:00Z">
            <w:rPr/>
          </w:rPrChange>
        </w:rPr>
        <w:t>LBNL</w:t>
      </w:r>
      <w:ins w:id="1304" w:author="Chris Dunlap" w:date="2026-05-11T09:37:00Z" w16du:dateUtc="2026-05-11T14:37:00Z">
        <w:r w:rsidR="005A270C">
          <w:rPr>
            <w:rFonts w:ascii="Times New Roman" w:hAnsi="Times New Roman" w:cs="Times New Roman"/>
            <w:bCs/>
          </w:rPr>
          <w:t xml:space="preserve"> assumes</w:t>
        </w:r>
      </w:ins>
      <w:del w:id="1305" w:author="Chris Dunlap" w:date="2026-05-11T09:37:00Z" w16du:dateUtc="2026-05-11T14:37:00Z">
        <w:r w:rsidRPr="005A270C" w:rsidDel="005A270C">
          <w:rPr>
            <w:rFonts w:ascii="Times New Roman" w:hAnsi="Times New Roman" w:cs="Times New Roman"/>
            <w:bCs/>
            <w:rPrChange w:id="1306" w:author="Chris Dunlap" w:date="2026-05-11T09:36:00Z" w16du:dateUtc="2026-05-11T14:36:00Z">
              <w:rPr/>
            </w:rPrChange>
          </w:rPr>
          <w:delText>'s</w:delText>
        </w:r>
      </w:del>
      <w:r w:rsidRPr="005A270C">
        <w:rPr>
          <w:rFonts w:ascii="Times New Roman" w:hAnsi="Times New Roman" w:cs="Times New Roman"/>
          <w:bCs/>
          <w:rPrChange w:id="1307" w:author="Chris Dunlap" w:date="2026-05-11T09:36:00Z" w16du:dateUtc="2026-05-11T14:36:00Z">
            <w:rPr/>
          </w:rPrChange>
        </w:rPr>
        <w:t xml:space="preserve"> 40%</w:t>
      </w:r>
      <w:ins w:id="1308" w:author="Chris Dunlap" w:date="2026-05-11T09:37:00Z" w16du:dateUtc="2026-05-11T14:37:00Z">
        <w:r w:rsidR="005A270C">
          <w:rPr>
            <w:rFonts w:ascii="Times New Roman" w:hAnsi="Times New Roman" w:cs="Times New Roman"/>
            <w:bCs/>
          </w:rPr>
          <w:t>,</w:t>
        </w:r>
      </w:ins>
      <w:del w:id="1309" w:author="Chris Dunlap" w:date="2026-05-11T09:37:00Z" w16du:dateUtc="2026-05-11T14:37:00Z">
        <w:r w:rsidRPr="005A270C" w:rsidDel="005A270C">
          <w:rPr>
            <w:rFonts w:ascii="Times New Roman" w:hAnsi="Times New Roman" w:cs="Times New Roman"/>
            <w:bCs/>
            <w:rPrChange w:id="1310" w:author="Chris Dunlap" w:date="2026-05-11T09:36:00Z" w16du:dateUtc="2026-05-11T14:36:00Z">
              <w:rPr/>
            </w:rPrChange>
          </w:rPr>
          <w:delText xml:space="preserve"> modeling assumption to the</w:delText>
        </w:r>
      </w:del>
      <w:r w:rsidRPr="005A270C">
        <w:rPr>
          <w:rFonts w:ascii="Times New Roman" w:hAnsi="Times New Roman" w:cs="Times New Roman"/>
          <w:bCs/>
          <w:rPrChange w:id="1311" w:author="Chris Dunlap" w:date="2026-05-11T09:36:00Z" w16du:dateUtc="2026-05-11T14:36:00Z">
            <w:rPr/>
          </w:rPrChange>
        </w:rPr>
        <w:t xml:space="preserve"> IEA</w:t>
      </w:r>
      <w:del w:id="1312" w:author="Chris Dunlap" w:date="2026-05-11T09:37:00Z" w16du:dateUtc="2026-05-11T14:37:00Z">
        <w:r w:rsidRPr="005A270C" w:rsidDel="005A270C">
          <w:rPr>
            <w:rFonts w:ascii="Times New Roman" w:hAnsi="Times New Roman" w:cs="Times New Roman"/>
            <w:bCs/>
            <w:rPrChange w:id="1313" w:author="Chris Dunlap" w:date="2026-05-11T09:36:00Z" w16du:dateUtc="2026-05-11T14:36:00Z">
              <w:rPr/>
            </w:rPrChange>
          </w:rPr>
          <w:delText>'s</w:delText>
        </w:r>
      </w:del>
      <w:r w:rsidRPr="005A270C">
        <w:rPr>
          <w:rFonts w:ascii="Times New Roman" w:hAnsi="Times New Roman" w:cs="Times New Roman"/>
          <w:bCs/>
          <w:rPrChange w:id="1314" w:author="Chris Dunlap" w:date="2026-05-11T09:36:00Z" w16du:dateUtc="2026-05-11T14:36:00Z">
            <w:rPr/>
          </w:rPrChange>
        </w:rPr>
        <w:t xml:space="preserve"> report</w:t>
      </w:r>
      <w:ins w:id="1315" w:author="Chris Dunlap" w:date="2026-05-11T09:38:00Z" w16du:dateUtc="2026-05-11T14:38:00Z">
        <w:r w:rsidR="005A270C">
          <w:rPr>
            <w:rFonts w:ascii="Times New Roman" w:hAnsi="Times New Roman" w:cs="Times New Roman"/>
            <w:bCs/>
          </w:rPr>
          <w:t>s</w:t>
        </w:r>
      </w:ins>
      <w:del w:id="1316" w:author="Chris Dunlap" w:date="2026-05-11T09:38:00Z" w16du:dateUtc="2026-05-11T14:38:00Z">
        <w:r w:rsidRPr="005A270C" w:rsidDel="005A270C">
          <w:rPr>
            <w:rFonts w:ascii="Times New Roman" w:hAnsi="Times New Roman" w:cs="Times New Roman"/>
            <w:bCs/>
            <w:rPrChange w:id="1317" w:author="Chris Dunlap" w:date="2026-05-11T09:36:00Z" w16du:dateUtc="2026-05-11T14:36:00Z">
              <w:rPr/>
            </w:rPrChange>
          </w:rPr>
          <w:delText>ed</w:delText>
        </w:r>
      </w:del>
      <w:r w:rsidRPr="005A270C">
        <w:rPr>
          <w:rFonts w:ascii="Times New Roman" w:hAnsi="Times New Roman" w:cs="Times New Roman"/>
          <w:bCs/>
          <w:rPrChange w:id="1318" w:author="Chris Dunlap" w:date="2026-05-11T09:36:00Z" w16du:dateUtc="2026-05-11T14:36:00Z">
            <w:rPr/>
          </w:rPrChange>
        </w:rPr>
        <w:t xml:space="preserve"> </w:t>
      </w:r>
      <w:ins w:id="1319" w:author="Chris Dunlap" w:date="2026-05-11T09:38:00Z" w16du:dateUtc="2026-05-11T14:38:00Z">
        <w:r w:rsidR="005A270C">
          <w:rPr>
            <w:rFonts w:ascii="Times New Roman" w:hAnsi="Times New Roman" w:cs="Times New Roman"/>
            <w:bCs/>
          </w:rPr>
          <w:t xml:space="preserve">up to </w:t>
        </w:r>
      </w:ins>
      <w:r w:rsidRPr="005A270C">
        <w:rPr>
          <w:rFonts w:ascii="Times New Roman" w:hAnsi="Times New Roman" w:cs="Times New Roman"/>
          <w:bCs/>
          <w:rPrChange w:id="1320" w:author="Chris Dunlap" w:date="2026-05-11T09:36:00Z" w16du:dateUtc="2026-05-11T14:36:00Z">
            <w:rPr/>
          </w:rPrChange>
        </w:rPr>
        <w:t xml:space="preserve">90% for accelerated servers. </w:t>
      </w:r>
    </w:p>
    <w:p w14:paraId="50638F0F" w14:textId="77777777" w:rsidR="005A270C" w:rsidRPr="005A270C" w:rsidRDefault="00874687" w:rsidP="005A270C">
      <w:pPr>
        <w:pStyle w:val="ListParagraph"/>
        <w:numPr>
          <w:ilvl w:val="0"/>
          <w:numId w:val="4"/>
        </w:numPr>
        <w:rPr>
          <w:ins w:id="1321" w:author="Chris Dunlap" w:date="2026-05-11T09:41:00Z" w16du:dateUtc="2026-05-11T14:41:00Z"/>
          <w:rFonts w:ascii="Times New Roman" w:hAnsi="Times New Roman" w:cs="Times New Roman"/>
          <w:b/>
          <w:sz w:val="32"/>
          <w:szCs w:val="32"/>
          <w:rPrChange w:id="1322" w:author="Chris Dunlap" w:date="2026-05-11T09:41:00Z" w16du:dateUtc="2026-05-11T14:41:00Z">
            <w:rPr>
              <w:ins w:id="1323" w:author="Chris Dunlap" w:date="2026-05-11T09:41:00Z" w16du:dateUtc="2026-05-11T14:41:00Z"/>
              <w:rFonts w:ascii="Times New Roman" w:hAnsi="Times New Roman" w:cs="Times New Roman"/>
              <w:bCs/>
            </w:rPr>
          </w:rPrChange>
        </w:rPr>
      </w:pPr>
      <w:r w:rsidRPr="005A270C">
        <w:rPr>
          <w:rFonts w:ascii="Times New Roman" w:hAnsi="Times New Roman" w:cs="Times New Roman"/>
          <w:bCs/>
          <w:rPrChange w:id="1324" w:author="Chris Dunlap" w:date="2026-05-11T09:36:00Z" w16du:dateUtc="2026-05-11T14:36:00Z">
            <w:rPr/>
          </w:rPrChange>
        </w:rPr>
        <w:t xml:space="preserve">The </w:t>
      </w:r>
      <w:del w:id="1325" w:author="Chris Dunlap" w:date="2026-05-10T22:48:00Z" w16du:dateUtc="2026-05-11T03:48:00Z">
        <w:r w:rsidRPr="005A270C" w:rsidDel="00BB2825">
          <w:rPr>
            <w:rFonts w:ascii="Times New Roman" w:hAnsi="Times New Roman" w:cs="Times New Roman"/>
            <w:bCs/>
            <w:rPrChange w:id="1326" w:author="Chris Dunlap" w:date="2026-05-11T09:36:00Z" w16du:dateUtc="2026-05-11T14:36:00Z">
              <w:rPr/>
            </w:rPrChange>
          </w:rPr>
          <w:delText xml:space="preserve">cascade </w:delText>
        </w:r>
      </w:del>
      <w:ins w:id="1327" w:author="Chris Dunlap" w:date="2026-05-10T22:48:00Z" w16du:dateUtc="2026-05-11T03:48:00Z">
        <w:r w:rsidR="00BB2825" w:rsidRPr="005A270C">
          <w:rPr>
            <w:rFonts w:ascii="Times New Roman" w:hAnsi="Times New Roman" w:cs="Times New Roman"/>
            <w:bCs/>
            <w:rPrChange w:id="1328" w:author="Chris Dunlap" w:date="2026-05-11T09:36:00Z" w16du:dateUtc="2026-05-11T14:36:00Z">
              <w:rPr/>
            </w:rPrChange>
          </w:rPr>
          <w:t xml:space="preserve">model </w:t>
        </w:r>
      </w:ins>
      <w:r w:rsidRPr="005A270C">
        <w:rPr>
          <w:rFonts w:ascii="Times New Roman" w:hAnsi="Times New Roman" w:cs="Times New Roman"/>
          <w:bCs/>
          <w:rPrChange w:id="1329" w:author="Chris Dunlap" w:date="2026-05-11T09:36:00Z" w16du:dateUtc="2026-05-11T14:36:00Z">
            <w:rPr/>
          </w:rPrChange>
        </w:rPr>
        <w:t>and</w:t>
      </w:r>
      <w:ins w:id="1330" w:author="Chris Dunlap" w:date="2026-05-11T09:38:00Z" w16du:dateUtc="2026-05-11T14:38:00Z">
        <w:r w:rsidR="005A270C">
          <w:rPr>
            <w:rFonts w:ascii="Times New Roman" w:hAnsi="Times New Roman" w:cs="Times New Roman"/>
            <w:bCs/>
          </w:rPr>
          <w:t xml:space="preserve"> </w:t>
        </w:r>
      </w:ins>
      <w:del w:id="1331" w:author="Chris Dunlap" w:date="2026-05-11T09:38:00Z" w16du:dateUtc="2026-05-11T14:38:00Z">
        <w:r w:rsidRPr="005A270C" w:rsidDel="005A270C">
          <w:rPr>
            <w:rFonts w:ascii="Times New Roman" w:hAnsi="Times New Roman" w:cs="Times New Roman"/>
            <w:bCs/>
            <w:rPrChange w:id="1332" w:author="Chris Dunlap" w:date="2026-05-11T09:36:00Z" w16du:dateUtc="2026-05-11T14:36:00Z">
              <w:rPr/>
            </w:rPrChange>
          </w:rPr>
          <w:delText xml:space="preserve"> conditional </w:delText>
        </w:r>
      </w:del>
      <w:r w:rsidRPr="005A270C">
        <w:rPr>
          <w:rFonts w:ascii="Times New Roman" w:hAnsi="Times New Roman" w:cs="Times New Roman"/>
          <w:bCs/>
          <w:rPrChange w:id="1333" w:author="Chris Dunlap" w:date="2026-05-11T09:36:00Z" w16du:dateUtc="2026-05-11T14:36:00Z">
            <w:rPr/>
          </w:rPrChange>
        </w:rPr>
        <w:t xml:space="preserve">Monte Carlo </w:t>
      </w:r>
      <w:ins w:id="1334" w:author="Chris Dunlap" w:date="2026-05-11T09:38:00Z" w16du:dateUtc="2026-05-11T14:38:00Z">
        <w:r w:rsidR="005A270C">
          <w:rPr>
            <w:rFonts w:ascii="Times New Roman" w:hAnsi="Times New Roman" w:cs="Times New Roman"/>
            <w:bCs/>
          </w:rPr>
          <w:t xml:space="preserve">method </w:t>
        </w:r>
      </w:ins>
      <w:r w:rsidRPr="005A270C">
        <w:rPr>
          <w:rFonts w:ascii="Times New Roman" w:hAnsi="Times New Roman" w:cs="Times New Roman"/>
          <w:bCs/>
          <w:rPrChange w:id="1335" w:author="Chris Dunlap" w:date="2026-05-11T09:36:00Z" w16du:dateUtc="2026-05-11T14:36:00Z">
            <w:rPr/>
          </w:rPrChange>
        </w:rPr>
        <w:t xml:space="preserve">do not provide </w:t>
      </w:r>
      <w:del w:id="1336" w:author="Chris Dunlap" w:date="2026-05-11T09:38:00Z" w16du:dateUtc="2026-05-11T14:38:00Z">
        <w:r w:rsidRPr="005A270C" w:rsidDel="005A270C">
          <w:rPr>
            <w:rFonts w:ascii="Times New Roman" w:hAnsi="Times New Roman" w:cs="Times New Roman"/>
            <w:bCs/>
            <w:rPrChange w:id="1337" w:author="Chris Dunlap" w:date="2026-05-11T09:36:00Z" w16du:dateUtc="2026-05-11T14:36:00Z">
              <w:rPr/>
            </w:rPrChange>
          </w:rPr>
          <w:delText xml:space="preserve">a precise </w:delText>
        </w:r>
      </w:del>
      <w:r w:rsidRPr="005A270C">
        <w:rPr>
          <w:rFonts w:ascii="Times New Roman" w:hAnsi="Times New Roman" w:cs="Times New Roman"/>
          <w:bCs/>
          <w:rPrChange w:id="1338" w:author="Chris Dunlap" w:date="2026-05-11T09:36:00Z" w16du:dateUtc="2026-05-11T14:36:00Z">
            <w:rPr/>
          </w:rPrChange>
        </w:rPr>
        <w:t>universal estimate</w:t>
      </w:r>
      <w:ins w:id="1339" w:author="Chris Dunlap" w:date="2026-05-11T09:38:00Z" w16du:dateUtc="2026-05-11T14:38:00Z">
        <w:r w:rsidR="005A270C">
          <w:rPr>
            <w:rFonts w:ascii="Times New Roman" w:hAnsi="Times New Roman" w:cs="Times New Roman"/>
            <w:bCs/>
          </w:rPr>
          <w:t>s</w:t>
        </w:r>
      </w:ins>
      <w:ins w:id="1340" w:author="Chris Dunlap" w:date="2026-05-11T09:39:00Z" w16du:dateUtc="2026-05-11T14:39:00Z">
        <w:r w:rsidR="005A270C">
          <w:rPr>
            <w:rFonts w:ascii="Times New Roman" w:hAnsi="Times New Roman" w:cs="Times New Roman"/>
            <w:bCs/>
          </w:rPr>
          <w:t>, but</w:t>
        </w:r>
      </w:ins>
      <w:del w:id="1341" w:author="Chris Dunlap" w:date="2026-05-11T09:39:00Z" w16du:dateUtc="2026-05-11T14:39:00Z">
        <w:r w:rsidRPr="005A270C" w:rsidDel="005A270C">
          <w:rPr>
            <w:rFonts w:ascii="Times New Roman" w:hAnsi="Times New Roman" w:cs="Times New Roman"/>
            <w:bCs/>
            <w:rPrChange w:id="1342" w:author="Chris Dunlap" w:date="2026-05-11T09:36:00Z" w16du:dateUtc="2026-05-11T14:36:00Z">
              <w:rPr/>
            </w:rPrChange>
          </w:rPr>
          <w:delText>; rather, they</w:delText>
        </w:r>
      </w:del>
      <w:r w:rsidRPr="005A270C">
        <w:rPr>
          <w:rFonts w:ascii="Times New Roman" w:hAnsi="Times New Roman" w:cs="Times New Roman"/>
          <w:bCs/>
          <w:rPrChange w:id="1343" w:author="Chris Dunlap" w:date="2026-05-11T09:36:00Z" w16du:dateUtc="2026-05-11T14:36:00Z">
            <w:rPr/>
          </w:rPrChange>
        </w:rPr>
        <w:t xml:space="preserve"> show that </w:t>
      </w:r>
      <w:del w:id="1344" w:author="Chris Dunlap" w:date="2026-05-11T09:39:00Z" w16du:dateUtc="2026-05-11T14:39:00Z">
        <w:r w:rsidRPr="005A270C" w:rsidDel="005A270C">
          <w:rPr>
            <w:rFonts w:ascii="Times New Roman" w:hAnsi="Times New Roman" w:cs="Times New Roman"/>
            <w:bCs/>
            <w:rPrChange w:id="1345" w:author="Chris Dunlap" w:date="2026-05-11T09:36:00Z" w16du:dateUtc="2026-05-11T14:36:00Z">
              <w:rPr/>
            </w:rPrChange>
          </w:rPr>
          <w:delText>once cross-region</w:delText>
        </w:r>
      </w:del>
      <w:ins w:id="1346" w:author="Chris Dunlap" w:date="2026-05-11T09:39:00Z" w16du:dateUtc="2026-05-11T14:39:00Z">
        <w:r w:rsidR="005A270C">
          <w:rPr>
            <w:rFonts w:ascii="Times New Roman" w:hAnsi="Times New Roman" w:cs="Times New Roman"/>
            <w:bCs/>
          </w:rPr>
          <w:t>with empirical validation of</w:t>
        </w:r>
      </w:ins>
      <w:r w:rsidRPr="005A270C">
        <w:rPr>
          <w:rFonts w:ascii="Times New Roman" w:hAnsi="Times New Roman" w:cs="Times New Roman"/>
          <w:bCs/>
          <w:rPrChange w:id="1347" w:author="Chris Dunlap" w:date="2026-05-11T09:36:00Z" w16du:dateUtc="2026-05-11T14:36:00Z">
            <w:rPr/>
          </w:rPrChange>
        </w:rPr>
        <w:t xml:space="preserve"> migration feasibility and dispatch</w:t>
      </w:r>
      <w:del w:id="1348" w:author="Chris Dunlap" w:date="2026-05-11T09:39:00Z" w16du:dateUtc="2026-05-11T14:39:00Z">
        <w:r w:rsidRPr="005A270C" w:rsidDel="005A270C">
          <w:rPr>
            <w:rFonts w:ascii="Times New Roman" w:hAnsi="Times New Roman" w:cs="Times New Roman"/>
            <w:bCs/>
            <w:rPrChange w:id="1349" w:author="Chris Dunlap" w:date="2026-05-11T09:36:00Z" w16du:dateUtc="2026-05-11T14:36:00Z">
              <w:rPr/>
            </w:rPrChange>
          </w:rPr>
          <w:delText>-window</w:delText>
        </w:r>
      </w:del>
      <w:r w:rsidRPr="005A270C">
        <w:rPr>
          <w:rFonts w:ascii="Times New Roman" w:hAnsi="Times New Roman" w:cs="Times New Roman"/>
          <w:bCs/>
          <w:rPrChange w:id="1350" w:author="Chris Dunlap" w:date="2026-05-11T09:36:00Z" w16du:dateUtc="2026-05-11T14:36:00Z">
            <w:rPr/>
          </w:rPrChange>
        </w:rPr>
        <w:t xml:space="preserve"> compliance</w:t>
      </w:r>
      <w:ins w:id="1351" w:author="Chris Dunlap" w:date="2026-05-11T09:39:00Z" w16du:dateUtc="2026-05-11T14:39:00Z">
        <w:r w:rsidR="005A270C">
          <w:rPr>
            <w:rFonts w:ascii="Times New Roman" w:hAnsi="Times New Roman" w:cs="Times New Roman"/>
            <w:bCs/>
          </w:rPr>
          <w:t xml:space="preserve">, </w:t>
        </w:r>
      </w:ins>
      <w:ins w:id="1352" w:author="Chris Dunlap" w:date="2026-05-11T09:40:00Z" w16du:dateUtc="2026-05-11T14:40:00Z">
        <w:r w:rsidR="005A270C">
          <w:rPr>
            <w:rFonts w:ascii="Times New Roman" w:hAnsi="Times New Roman" w:cs="Times New Roman"/>
            <w:bCs/>
          </w:rPr>
          <w:t>most uncertainty</w:t>
        </w:r>
      </w:ins>
      <w:del w:id="1353" w:author="Chris Dunlap" w:date="2026-05-11T09:40:00Z" w16du:dateUtc="2026-05-11T14:40:00Z">
        <w:r w:rsidRPr="005A270C" w:rsidDel="005A270C">
          <w:rPr>
            <w:rFonts w:ascii="Times New Roman" w:hAnsi="Times New Roman" w:cs="Times New Roman"/>
            <w:bCs/>
            <w:rPrChange w:id="1354" w:author="Chris Dunlap" w:date="2026-05-11T09:36:00Z" w16du:dateUtc="2026-05-11T14:36:00Z">
              <w:rPr/>
            </w:rPrChange>
          </w:rPr>
          <w:delText xml:space="preserve"> are </w:delText>
        </w:r>
        <w:r w:rsidRPr="005A270C" w:rsidDel="005A270C">
          <w:rPr>
            <w:rFonts w:ascii="Times New Roman" w:hAnsi="Times New Roman" w:cs="Times New Roman"/>
            <w:bCs/>
            <w:rPrChange w:id="1355" w:author="Chris Dunlap" w:date="2026-05-11T09:36:00Z" w16du:dateUtc="2026-05-11T14:36:00Z">
              <w:rPr/>
            </w:rPrChange>
          </w:rPr>
          <w:lastRenderedPageBreak/>
          <w:delText>established empirically (Sections 3 and 4), the remaining uncertainty concentrates</w:delText>
        </w:r>
      </w:del>
      <w:ins w:id="1356" w:author="Chris Dunlap" w:date="2026-05-11T09:40:00Z" w16du:dateUtc="2026-05-11T14:40:00Z">
        <w:r w:rsidR="005A270C">
          <w:rPr>
            <w:rFonts w:ascii="Times New Roman" w:hAnsi="Times New Roman" w:cs="Times New Roman"/>
            <w:bCs/>
          </w:rPr>
          <w:t xml:space="preserve"> is concentrated</w:t>
        </w:r>
      </w:ins>
      <w:r w:rsidRPr="005A270C">
        <w:rPr>
          <w:rFonts w:ascii="Times New Roman" w:hAnsi="Times New Roman" w:cs="Times New Roman"/>
          <w:bCs/>
          <w:rPrChange w:id="1357" w:author="Chris Dunlap" w:date="2026-05-11T09:36:00Z" w16du:dateUtc="2026-05-11T14:36:00Z">
            <w:rPr/>
          </w:rPrChange>
        </w:rPr>
        <w:t xml:space="preserve"> in a </w:t>
      </w:r>
      <w:del w:id="1358" w:author="Chris Dunlap" w:date="2026-05-11T09:40:00Z" w16du:dateUtc="2026-05-11T14:40:00Z">
        <w:r w:rsidRPr="005A270C" w:rsidDel="005A270C">
          <w:rPr>
            <w:rFonts w:ascii="Times New Roman" w:hAnsi="Times New Roman" w:cs="Times New Roman"/>
            <w:bCs/>
            <w:rPrChange w:id="1359" w:author="Chris Dunlap" w:date="2026-05-11T09:36:00Z" w16du:dateUtc="2026-05-11T14:36:00Z">
              <w:rPr/>
            </w:rPrChange>
          </w:rPr>
          <w:delText>small set of</w:delText>
        </w:r>
      </w:del>
      <w:ins w:id="1360" w:author="Chris Dunlap" w:date="2026-05-11T09:40:00Z" w16du:dateUtc="2026-05-11T14:40:00Z">
        <w:r w:rsidR="005A270C">
          <w:rPr>
            <w:rFonts w:ascii="Times New Roman" w:hAnsi="Times New Roman" w:cs="Times New Roman"/>
            <w:bCs/>
          </w:rPr>
          <w:t>few</w:t>
        </w:r>
      </w:ins>
      <w:r w:rsidRPr="005A270C">
        <w:rPr>
          <w:rFonts w:ascii="Times New Roman" w:hAnsi="Times New Roman" w:cs="Times New Roman"/>
          <w:bCs/>
          <w:rPrChange w:id="1361" w:author="Chris Dunlap" w:date="2026-05-11T09:36:00Z" w16du:dateUtc="2026-05-11T14:36:00Z">
            <w:rPr/>
          </w:rPrChange>
        </w:rPr>
        <w:t xml:space="preserve"> operational</w:t>
      </w:r>
      <w:ins w:id="1362" w:author="Chris Dunlap" w:date="2026-05-11T09:40:00Z" w16du:dateUtc="2026-05-11T14:40:00Z">
        <w:r w:rsidR="005A270C">
          <w:rPr>
            <w:rFonts w:ascii="Times New Roman" w:hAnsi="Times New Roman" w:cs="Times New Roman"/>
            <w:bCs/>
          </w:rPr>
          <w:t>/</w:t>
        </w:r>
      </w:ins>
      <w:del w:id="1363" w:author="Chris Dunlap" w:date="2026-05-11T09:40:00Z" w16du:dateUtc="2026-05-11T14:40:00Z">
        <w:r w:rsidRPr="005A270C" w:rsidDel="005A270C">
          <w:rPr>
            <w:rFonts w:ascii="Times New Roman" w:hAnsi="Times New Roman" w:cs="Times New Roman"/>
            <w:bCs/>
            <w:rPrChange w:id="1364" w:author="Chris Dunlap" w:date="2026-05-11T09:36:00Z" w16du:dateUtc="2026-05-11T14:36:00Z">
              <w:rPr/>
            </w:rPrChange>
          </w:rPr>
          <w:delText xml:space="preserve"> and </w:delText>
        </w:r>
      </w:del>
      <w:r w:rsidRPr="005A270C">
        <w:rPr>
          <w:rFonts w:ascii="Times New Roman" w:hAnsi="Times New Roman" w:cs="Times New Roman"/>
          <w:bCs/>
          <w:rPrChange w:id="1365" w:author="Chris Dunlap" w:date="2026-05-11T09:36:00Z" w16du:dateUtc="2026-05-11T14:36:00Z">
            <w:rPr/>
          </w:rPrChange>
        </w:rPr>
        <w:t xml:space="preserve">institutional choices. </w:t>
      </w:r>
      <w:del w:id="1366" w:author="Chris Dunlap" w:date="2026-05-11T09:40:00Z" w16du:dateUtc="2026-05-11T14:40:00Z">
        <w:r w:rsidRPr="005A270C" w:rsidDel="005A270C">
          <w:rPr>
            <w:rFonts w:ascii="Times New Roman" w:hAnsi="Times New Roman" w:cs="Times New Roman"/>
            <w:bCs/>
            <w:rPrChange w:id="1367" w:author="Chris Dunlap" w:date="2026-05-11T09:36:00Z" w16du:dateUtc="2026-05-11T14:36:00Z">
              <w:rPr/>
            </w:rPrChange>
          </w:rPr>
          <w:delText xml:space="preserve">Two further caveats apply: </w:delText>
        </w:r>
      </w:del>
      <w:del w:id="1368" w:author="Chris Dunlap" w:date="2026-05-11T09:41:00Z" w16du:dateUtc="2026-05-11T14:41:00Z">
        <w:r w:rsidRPr="005A270C" w:rsidDel="005A270C">
          <w:rPr>
            <w:rFonts w:ascii="Times New Roman" w:hAnsi="Times New Roman" w:cs="Times New Roman"/>
            <w:bCs/>
            <w:rPrChange w:id="1369" w:author="Chris Dunlap" w:date="2026-05-11T09:36:00Z" w16du:dateUtc="2026-05-11T14:36:00Z">
              <w:rPr/>
            </w:rPrChange>
          </w:rPr>
          <w:delText xml:space="preserve">the system-level calculations apply </w:delText>
        </w:r>
      </w:del>
    </w:p>
    <w:p w14:paraId="288D512C" w14:textId="77777777" w:rsidR="005A270C" w:rsidRPr="005A270C" w:rsidRDefault="00874687" w:rsidP="005A270C">
      <w:pPr>
        <w:pStyle w:val="ListParagraph"/>
        <w:numPr>
          <w:ilvl w:val="0"/>
          <w:numId w:val="4"/>
        </w:numPr>
        <w:rPr>
          <w:ins w:id="1370" w:author="Chris Dunlap" w:date="2026-05-11T09:41:00Z" w16du:dateUtc="2026-05-11T14:41:00Z"/>
          <w:rFonts w:ascii="Times New Roman" w:hAnsi="Times New Roman" w:cs="Times New Roman"/>
          <w:b/>
          <w:sz w:val="32"/>
          <w:szCs w:val="32"/>
          <w:rPrChange w:id="1371" w:author="Chris Dunlap" w:date="2026-05-11T09:41:00Z" w16du:dateUtc="2026-05-11T14:41:00Z">
            <w:rPr>
              <w:ins w:id="1372" w:author="Chris Dunlap" w:date="2026-05-11T09:41:00Z" w16du:dateUtc="2026-05-11T14:41:00Z"/>
              <w:rFonts w:ascii="Times New Roman" w:hAnsi="Times New Roman" w:cs="Times New Roman"/>
              <w:bCs/>
            </w:rPr>
          </w:rPrChange>
        </w:rPr>
      </w:pPr>
      <w:r w:rsidRPr="005A270C">
        <w:rPr>
          <w:rFonts w:ascii="Times New Roman" w:hAnsi="Times New Roman" w:cs="Times New Roman"/>
          <w:bCs/>
          <w:rPrChange w:id="1373" w:author="Chris Dunlap" w:date="2026-05-11T09:36:00Z" w16du:dateUtc="2026-05-11T14:36:00Z">
            <w:rPr/>
          </w:rPrChange>
        </w:rPr>
        <w:t>PJM's 92% ELCC for demand response</w:t>
      </w:r>
      <w:ins w:id="1374" w:author="Chris Dunlap" w:date="2026-05-11T09:41:00Z" w16du:dateUtc="2026-05-11T14:41:00Z">
        <w:r w:rsidR="005A270C">
          <w:rPr>
            <w:rFonts w:ascii="Times New Roman" w:hAnsi="Times New Roman" w:cs="Times New Roman"/>
            <w:bCs/>
          </w:rPr>
          <w:t xml:space="preserve"> is used</w:t>
        </w:r>
      </w:ins>
      <w:r w:rsidRPr="005A270C">
        <w:rPr>
          <w:rFonts w:ascii="Times New Roman" w:hAnsi="Times New Roman" w:cs="Times New Roman"/>
          <w:bCs/>
          <w:rPrChange w:id="1375" w:author="Chris Dunlap" w:date="2026-05-11T09:36:00Z" w16du:dateUtc="2026-05-11T14:36:00Z">
            <w:rPr/>
          </w:rPrChange>
        </w:rPr>
        <w:t xml:space="preserve">, but </w:t>
      </w:r>
      <w:del w:id="1376" w:author="Chris Dunlap" w:date="2026-05-11T09:41:00Z" w16du:dateUtc="2026-05-11T14:41:00Z">
        <w:r w:rsidRPr="005A270C" w:rsidDel="005A270C">
          <w:rPr>
            <w:rFonts w:ascii="Times New Roman" w:hAnsi="Times New Roman" w:cs="Times New Roman"/>
            <w:bCs/>
            <w:rPrChange w:id="1377" w:author="Chris Dunlap" w:date="2026-05-11T09:36:00Z" w16du:dateUtc="2026-05-11T14:36:00Z">
              <w:rPr/>
            </w:rPrChange>
          </w:rPr>
          <w:delText xml:space="preserve">the conditional Monte Carlo tail profile suggests a </w:delText>
        </w:r>
      </w:del>
      <w:r w:rsidRPr="005A270C">
        <w:rPr>
          <w:rFonts w:ascii="Times New Roman" w:hAnsi="Times New Roman" w:cs="Times New Roman"/>
          <w:bCs/>
          <w:rPrChange w:id="1378" w:author="Chris Dunlap" w:date="2026-05-11T09:36:00Z" w16du:dateUtc="2026-05-11T14:36:00Z">
            <w:rPr/>
          </w:rPrChange>
        </w:rPr>
        <w:t xml:space="preserve">full sequential reliability determination </w:t>
      </w:r>
      <w:del w:id="1379" w:author="Chris Dunlap" w:date="2026-05-11T09:41:00Z" w16du:dateUtc="2026-05-11T14:41:00Z">
        <w:r w:rsidRPr="005A270C" w:rsidDel="005A270C">
          <w:rPr>
            <w:rFonts w:ascii="Times New Roman" w:hAnsi="Times New Roman" w:cs="Times New Roman"/>
            <w:bCs/>
            <w:rPrChange w:id="1380" w:author="Chris Dunlap" w:date="2026-05-11T09:36:00Z" w16du:dateUtc="2026-05-11T14:36:00Z">
              <w:rPr/>
            </w:rPrChange>
          </w:rPr>
          <w:delText>would yield a different value</w:delText>
        </w:r>
      </w:del>
      <w:ins w:id="1381" w:author="Chris Dunlap" w:date="2026-05-11T09:41:00Z" w16du:dateUtc="2026-05-11T14:41:00Z">
        <w:r w:rsidR="005A270C">
          <w:rPr>
            <w:rFonts w:ascii="Times New Roman" w:hAnsi="Times New Roman" w:cs="Times New Roman"/>
            <w:bCs/>
          </w:rPr>
          <w:t>may differ.</w:t>
        </w:r>
      </w:ins>
      <w:del w:id="1382" w:author="Chris Dunlap" w:date="2026-05-11T09:41:00Z" w16du:dateUtc="2026-05-11T14:41:00Z">
        <w:r w:rsidRPr="005A270C" w:rsidDel="005A270C">
          <w:rPr>
            <w:rFonts w:ascii="Times New Roman" w:hAnsi="Times New Roman" w:cs="Times New Roman"/>
            <w:bCs/>
            <w:rPrChange w:id="1383" w:author="Chris Dunlap" w:date="2026-05-11T09:36:00Z" w16du:dateUtc="2026-05-11T14:36:00Z">
              <w:rPr/>
            </w:rPrChange>
          </w:rPr>
          <w:delText>; and</w:delText>
        </w:r>
      </w:del>
      <w:r w:rsidRPr="005A270C">
        <w:rPr>
          <w:rFonts w:ascii="Times New Roman" w:hAnsi="Times New Roman" w:cs="Times New Roman"/>
          <w:bCs/>
          <w:rPrChange w:id="1384" w:author="Chris Dunlap" w:date="2026-05-11T09:36:00Z" w16du:dateUtc="2026-05-11T14:36:00Z">
            <w:rPr/>
          </w:rPrChange>
        </w:rPr>
        <w:t xml:space="preserve"> </w:t>
      </w:r>
    </w:p>
    <w:p w14:paraId="29F750EE" w14:textId="62A5FAC6" w:rsidR="00715142" w:rsidRPr="005A270C" w:rsidRDefault="00874687">
      <w:pPr>
        <w:pStyle w:val="ListParagraph"/>
        <w:numPr>
          <w:ilvl w:val="0"/>
          <w:numId w:val="4"/>
        </w:numPr>
        <w:rPr>
          <w:rFonts w:ascii="Times New Roman" w:hAnsi="Times New Roman" w:cs="Times New Roman"/>
          <w:b/>
          <w:sz w:val="32"/>
          <w:szCs w:val="32"/>
          <w:rPrChange w:id="1385" w:author="Chris Dunlap" w:date="2026-05-11T09:36:00Z" w16du:dateUtc="2026-05-11T14:36:00Z">
            <w:rPr>
              <w:b/>
              <w:sz w:val="32"/>
              <w:szCs w:val="32"/>
            </w:rPr>
          </w:rPrChange>
        </w:rPr>
        <w:pPrChange w:id="1386" w:author="Chris Dunlap" w:date="2026-05-11T09:36:00Z" w16du:dateUtc="2026-05-11T14:36:00Z">
          <w:pPr/>
        </w:pPrChange>
      </w:pPr>
      <w:del w:id="1387" w:author="Chris Dunlap" w:date="2026-05-11T09:41:00Z" w16du:dateUtc="2026-05-11T14:41:00Z">
        <w:r w:rsidRPr="005A270C" w:rsidDel="005A270C">
          <w:rPr>
            <w:rFonts w:ascii="Times New Roman" w:hAnsi="Times New Roman" w:cs="Times New Roman"/>
            <w:bCs/>
            <w:rPrChange w:id="1388" w:author="Chris Dunlap" w:date="2026-05-11T09:36:00Z" w16du:dateUtc="2026-05-11T14:36:00Z">
              <w:rPr/>
            </w:rPrChange>
          </w:rPr>
          <w:delText xml:space="preserve">while </w:delText>
        </w:r>
      </w:del>
      <w:ins w:id="1389" w:author="Chris Dunlap" w:date="2026-05-11T09:41:00Z" w16du:dateUtc="2026-05-11T14:41:00Z">
        <w:r w:rsidR="005A270C">
          <w:rPr>
            <w:rFonts w:ascii="Times New Roman" w:hAnsi="Times New Roman" w:cs="Times New Roman"/>
            <w:bCs/>
          </w:rPr>
          <w:t>W</w:t>
        </w:r>
        <w:r w:rsidR="005A270C" w:rsidRPr="005A270C">
          <w:rPr>
            <w:rFonts w:ascii="Times New Roman" w:hAnsi="Times New Roman" w:cs="Times New Roman"/>
            <w:bCs/>
            <w:rPrChange w:id="1390" w:author="Chris Dunlap" w:date="2026-05-11T09:36:00Z" w16du:dateUtc="2026-05-11T14:36:00Z">
              <w:rPr/>
            </w:rPrChange>
          </w:rPr>
          <w:t xml:space="preserve">hile </w:t>
        </w:r>
        <w:r w:rsidR="005A270C">
          <w:rPr>
            <w:rFonts w:ascii="Times New Roman" w:hAnsi="Times New Roman" w:cs="Times New Roman"/>
            <w:bCs/>
          </w:rPr>
          <w:t xml:space="preserve">production dataset </w:t>
        </w:r>
      </w:ins>
      <w:del w:id="1391" w:author="Chris Dunlap" w:date="2026-05-11T09:41:00Z" w16du:dateUtc="2026-05-11T14:41:00Z">
        <w:r w:rsidRPr="005A270C" w:rsidDel="005A270C">
          <w:rPr>
            <w:rFonts w:ascii="Times New Roman" w:hAnsi="Times New Roman" w:cs="Times New Roman"/>
            <w:bCs/>
            <w:rPrChange w:id="1392" w:author="Chris Dunlap" w:date="2026-05-11T09:36:00Z" w16du:dateUtc="2026-05-11T14:36:00Z">
              <w:rPr/>
            </w:rPrChange>
          </w:rPr>
          <w:delText xml:space="preserve">drain-time </w:delText>
        </w:r>
      </w:del>
      <w:r w:rsidRPr="005A270C">
        <w:rPr>
          <w:rFonts w:ascii="Times New Roman" w:hAnsi="Times New Roman" w:cs="Times New Roman"/>
          <w:bCs/>
          <w:rPrChange w:id="1393" w:author="Chris Dunlap" w:date="2026-05-11T09:36:00Z" w16du:dateUtc="2026-05-11T14:36:00Z">
            <w:rPr/>
          </w:rPrChange>
        </w:rPr>
        <w:t>consistency</w:t>
      </w:r>
      <w:ins w:id="1394" w:author="Chris Dunlap" w:date="2026-05-11T09:41:00Z" w16du:dateUtc="2026-05-11T14:41:00Z">
        <w:r w:rsidR="005A270C">
          <w:rPr>
            <w:rFonts w:ascii="Times New Roman" w:hAnsi="Times New Roman" w:cs="Times New Roman"/>
            <w:bCs/>
          </w:rPr>
          <w:t xml:space="preserve"> partially</w:t>
        </w:r>
      </w:ins>
      <w:ins w:id="1395" w:author="Chris Dunlap" w:date="2026-05-11T09:42:00Z" w16du:dateUtc="2026-05-11T14:42:00Z">
        <w:r w:rsidR="005A270C">
          <w:rPr>
            <w:rFonts w:ascii="Times New Roman" w:hAnsi="Times New Roman" w:cs="Times New Roman"/>
            <w:bCs/>
          </w:rPr>
          <w:t xml:space="preserve"> validates drain-times</w:t>
        </w:r>
      </w:ins>
      <w:del w:id="1396" w:author="Chris Dunlap" w:date="2026-05-11T09:42:00Z" w16du:dateUtc="2026-05-11T14:42:00Z">
        <w:r w:rsidRPr="005A270C" w:rsidDel="005A270C">
          <w:rPr>
            <w:rFonts w:ascii="Times New Roman" w:hAnsi="Times New Roman" w:cs="Times New Roman"/>
            <w:bCs/>
            <w:rPrChange w:id="1397" w:author="Chris Dunlap" w:date="2026-05-11T09:36:00Z" w16du:dateUtc="2026-05-11T14:36:00Z">
              <w:rPr/>
            </w:rPrChange>
          </w:rPr>
          <w:delText xml:space="preserve"> </w:delText>
        </w:r>
      </w:del>
      <w:ins w:id="1398" w:author="Chris Dunlap" w:date="2026-05-11T09:42:00Z" w16du:dateUtc="2026-05-11T14:42:00Z">
        <w:r w:rsidR="005A270C">
          <w:rPr>
            <w:rFonts w:ascii="Times New Roman" w:hAnsi="Times New Roman" w:cs="Times New Roman"/>
            <w:bCs/>
          </w:rPr>
          <w:t xml:space="preserve">, </w:t>
        </w:r>
      </w:ins>
      <w:del w:id="1399" w:author="Chris Dunlap" w:date="2026-05-11T09:42:00Z" w16du:dateUtc="2026-05-11T14:42:00Z">
        <w:r w:rsidRPr="005A270C" w:rsidDel="005A270C">
          <w:rPr>
            <w:rFonts w:ascii="Times New Roman" w:hAnsi="Times New Roman" w:cs="Times New Roman"/>
            <w:bCs/>
            <w:rPrChange w:id="1400" w:author="Chris Dunlap" w:date="2026-05-11T09:36:00Z" w16du:dateUtc="2026-05-11T14:36:00Z">
              <w:rPr/>
            </w:rPrChange>
          </w:rPr>
          <w:delText xml:space="preserve">across the two production datasets provides partial cross-validation, </w:delText>
        </w:r>
      </w:del>
      <w:r w:rsidRPr="005A270C">
        <w:rPr>
          <w:rFonts w:ascii="Times New Roman" w:hAnsi="Times New Roman" w:cs="Times New Roman"/>
          <w:bCs/>
          <w:rPrChange w:id="1401" w:author="Chris Dunlap" w:date="2026-05-11T09:36:00Z" w16du:dateUtc="2026-05-11T14:36:00Z">
            <w:rPr/>
          </w:rPrChange>
        </w:rPr>
        <w:t>generalization to other providers</w:t>
      </w:r>
      <w:del w:id="1402" w:author="Chris Dunlap" w:date="2026-05-11T09:42:00Z" w16du:dateUtc="2026-05-11T14:42:00Z">
        <w:r w:rsidRPr="005A270C" w:rsidDel="005A270C">
          <w:rPr>
            <w:rFonts w:ascii="Times New Roman" w:hAnsi="Times New Roman" w:cs="Times New Roman"/>
            <w:bCs/>
            <w:rPrChange w:id="1403" w:author="Chris Dunlap" w:date="2026-05-11T09:36:00Z" w16du:dateUtc="2026-05-11T14:36:00Z">
              <w:rPr/>
            </w:rPrChange>
          </w:rPr>
          <w:delText>, model architectures,</w:delText>
        </w:r>
      </w:del>
      <w:r w:rsidRPr="005A270C">
        <w:rPr>
          <w:rFonts w:ascii="Times New Roman" w:hAnsi="Times New Roman" w:cs="Times New Roman"/>
          <w:bCs/>
          <w:rPrChange w:id="1404" w:author="Chris Dunlap" w:date="2026-05-11T09:36:00Z" w16du:dateUtc="2026-05-11T14:36:00Z">
            <w:rPr/>
          </w:rPrChange>
        </w:rPr>
        <w:t xml:space="preserve"> and </w:t>
      </w:r>
      <w:del w:id="1405" w:author="Chris Dunlap" w:date="2026-05-11T09:42:00Z" w16du:dateUtc="2026-05-11T14:42:00Z">
        <w:r w:rsidRPr="005A270C" w:rsidDel="005A270C">
          <w:rPr>
            <w:rFonts w:ascii="Times New Roman" w:hAnsi="Times New Roman" w:cs="Times New Roman"/>
            <w:bCs/>
            <w:rPrChange w:id="1406" w:author="Chris Dunlap" w:date="2026-05-11T09:36:00Z" w16du:dateUtc="2026-05-11T14:36:00Z">
              <w:rPr/>
            </w:rPrChange>
          </w:rPr>
          <w:delText xml:space="preserve">deployment </w:delText>
        </w:r>
      </w:del>
      <w:r w:rsidRPr="005A270C">
        <w:rPr>
          <w:rFonts w:ascii="Times New Roman" w:hAnsi="Times New Roman" w:cs="Times New Roman"/>
          <w:bCs/>
          <w:rPrChange w:id="1407" w:author="Chris Dunlap" w:date="2026-05-11T09:36:00Z" w16du:dateUtc="2026-05-11T14:36:00Z">
            <w:rPr/>
          </w:rPrChange>
        </w:rPr>
        <w:t xml:space="preserve">configurations remains </w:t>
      </w:r>
      <w:del w:id="1408" w:author="Chris Dunlap" w:date="2026-05-11T09:42:00Z" w16du:dateUtc="2026-05-11T14:42:00Z">
        <w:r w:rsidRPr="005A270C" w:rsidDel="005A270C">
          <w:rPr>
            <w:rFonts w:ascii="Times New Roman" w:hAnsi="Times New Roman" w:cs="Times New Roman"/>
            <w:bCs/>
            <w:rPrChange w:id="1409" w:author="Chris Dunlap" w:date="2026-05-11T09:36:00Z" w16du:dateUtc="2026-05-11T14:36:00Z">
              <w:rPr/>
            </w:rPrChange>
          </w:rPr>
          <w:delText>open</w:delText>
        </w:r>
      </w:del>
      <w:ins w:id="1410" w:author="Chris Dunlap" w:date="2026-05-11T09:42:00Z" w16du:dateUtc="2026-05-11T14:42:00Z">
        <w:r w:rsidR="005A270C">
          <w:rPr>
            <w:rFonts w:ascii="Times New Roman" w:hAnsi="Times New Roman" w:cs="Times New Roman"/>
            <w:bCs/>
          </w:rPr>
          <w:t>uncertain</w:t>
        </w:r>
      </w:ins>
      <w:r w:rsidRPr="005A270C">
        <w:rPr>
          <w:rFonts w:ascii="Times New Roman" w:hAnsi="Times New Roman" w:cs="Times New Roman"/>
          <w:bCs/>
          <w:rPrChange w:id="1411" w:author="Chris Dunlap" w:date="2026-05-11T09:36:00Z" w16du:dateUtc="2026-05-11T14:36:00Z">
            <w:rPr/>
          </w:rPrChange>
        </w:rPr>
        <w:t>.</w:t>
      </w:r>
    </w:p>
    <w:p w14:paraId="63B73762" w14:textId="77777777" w:rsidR="00715142" w:rsidRDefault="00715142" w:rsidP="00F064BF">
      <w:pPr>
        <w:rPr>
          <w:rFonts w:ascii="Times New Roman" w:hAnsi="Times New Roman" w:cs="Times New Roman"/>
          <w:b/>
          <w:sz w:val="32"/>
          <w:szCs w:val="32"/>
        </w:rPr>
      </w:pPr>
    </w:p>
    <w:p w14:paraId="3038A43B" w14:textId="77777777" w:rsidR="00920A69" w:rsidRDefault="00920A69" w:rsidP="00F064BF">
      <w:pPr>
        <w:rPr>
          <w:rFonts w:ascii="Times New Roman" w:hAnsi="Times New Roman" w:cs="Times New Roman"/>
          <w:b/>
          <w:sz w:val="32"/>
          <w:szCs w:val="32"/>
        </w:rPr>
      </w:pPr>
    </w:p>
    <w:p w14:paraId="345839C4" w14:textId="77777777" w:rsidR="00920A69" w:rsidRDefault="00920A69" w:rsidP="00F064BF">
      <w:pPr>
        <w:rPr>
          <w:rFonts w:ascii="Times New Roman" w:hAnsi="Times New Roman" w:cs="Times New Roman"/>
          <w:b/>
          <w:sz w:val="32"/>
          <w:szCs w:val="32"/>
        </w:rPr>
      </w:pPr>
    </w:p>
    <w:p w14:paraId="7E9F9FE6" w14:textId="77777777" w:rsidR="00920A69" w:rsidRDefault="00920A69" w:rsidP="00F064BF">
      <w:pPr>
        <w:rPr>
          <w:rFonts w:ascii="Times New Roman" w:hAnsi="Times New Roman" w:cs="Times New Roman"/>
          <w:b/>
          <w:sz w:val="32"/>
          <w:szCs w:val="32"/>
        </w:rPr>
      </w:pPr>
    </w:p>
    <w:p w14:paraId="6C8F4D39" w14:textId="77777777" w:rsidR="00920A69" w:rsidRDefault="00920A69" w:rsidP="00F064BF">
      <w:pPr>
        <w:rPr>
          <w:rFonts w:ascii="Times New Roman" w:hAnsi="Times New Roman" w:cs="Times New Roman"/>
          <w:b/>
          <w:sz w:val="32"/>
          <w:szCs w:val="32"/>
        </w:rPr>
      </w:pPr>
    </w:p>
    <w:p w14:paraId="3305255B" w14:textId="4CC63FED" w:rsidR="002922E6" w:rsidRPr="00257069" w:rsidRDefault="002922E6" w:rsidP="00F064BF">
      <w:pPr>
        <w:rPr>
          <w:rFonts w:ascii="Times New Roman" w:hAnsi="Times New Roman" w:cs="Times New Roman"/>
          <w:bCs/>
        </w:rPr>
      </w:pPr>
      <w:r w:rsidRPr="00257069">
        <w:rPr>
          <w:rFonts w:ascii="Times New Roman" w:hAnsi="Times New Roman" w:cs="Times New Roman"/>
          <w:b/>
          <w:sz w:val="32"/>
          <w:szCs w:val="32"/>
        </w:rPr>
        <w:t>Methods</w:t>
      </w:r>
    </w:p>
    <w:p w14:paraId="6D0A8592" w14:textId="77777777" w:rsidR="00715142" w:rsidRDefault="001D6E1E" w:rsidP="001D6E1E">
      <w:pPr>
        <w:spacing w:before="240" w:after="180"/>
        <w:rPr>
          <w:rFonts w:ascii="Times New Roman" w:eastAsia="Calibri" w:hAnsi="Times New Roman" w:cs="Times New Roman"/>
          <w:b/>
          <w:bCs/>
        </w:rPr>
      </w:pPr>
      <w:r w:rsidRPr="001D6E1E">
        <w:rPr>
          <w:rFonts w:ascii="Times New Roman" w:eastAsia="Calibri" w:hAnsi="Times New Roman" w:cs="Times New Roman"/>
          <w:b/>
          <w:bCs/>
        </w:rPr>
        <w:t>Framework structure</w:t>
      </w:r>
    </w:p>
    <w:p w14:paraId="07C83AF7" w14:textId="4C402247" w:rsidR="001C649C" w:rsidRPr="00715142" w:rsidRDefault="001C649C" w:rsidP="001D6E1E">
      <w:pPr>
        <w:spacing w:before="240" w:after="180"/>
        <w:rPr>
          <w:rFonts w:ascii="Times New Roman" w:eastAsia="Calibri" w:hAnsi="Times New Roman" w:cs="Times New Roman"/>
        </w:rPr>
      </w:pPr>
      <w:r w:rsidRPr="001C649C">
        <w:rPr>
          <w:rFonts w:ascii="Times New Roman" w:eastAsia="Calibri" w:hAnsi="Times New Roman" w:cs="Times New Roman"/>
        </w:rPr>
        <w:t xml:space="preserve">The framework decomposes accreditable system slack — the fraction of nameplate inference load simultaneously flexible, operationally committable, and capacity-accreditable during a grid dispatch event — into three composable mechanisms (spatial migration, temporal deferral of non-interactive workloads, and DVFS on residual compute), each itself a small </w:t>
      </w:r>
      <w:r w:rsidR="00102C3F">
        <w:rPr>
          <w:rFonts w:ascii="Times New Roman" w:eastAsia="Calibri" w:hAnsi="Times New Roman" w:cs="Times New Roman"/>
        </w:rPr>
        <w:t>sub</w:t>
      </w:r>
      <w:r w:rsidRPr="001C649C">
        <w:rPr>
          <w:rFonts w:ascii="Times New Roman" w:eastAsia="Calibri" w:hAnsi="Times New Roman" w:cs="Times New Roman"/>
        </w:rPr>
        <w:t>-</w:t>
      </w:r>
      <w:del w:id="1412" w:author="Chris Dunlap" w:date="2026-05-10T22:48:00Z" w16du:dateUtc="2026-05-11T03:48:00Z">
        <w:r w:rsidRPr="001C649C" w:rsidDel="00BB2825">
          <w:rPr>
            <w:rFonts w:ascii="Times New Roman" w:eastAsia="Calibri" w:hAnsi="Times New Roman" w:cs="Times New Roman"/>
          </w:rPr>
          <w:delText xml:space="preserve">cascade </w:delText>
        </w:r>
      </w:del>
      <w:ins w:id="1413" w:author="Chris Dunlap" w:date="2026-05-10T22:48:00Z" w16du:dateUtc="2026-05-11T03:48:00Z">
        <w:r w:rsidR="00BB2825">
          <w:rPr>
            <w:rFonts w:ascii="Times New Roman" w:eastAsia="Calibri" w:hAnsi="Times New Roman" w:cs="Times New Roman"/>
          </w:rPr>
          <w:t>model</w:t>
        </w:r>
        <w:r w:rsidR="00BB2825" w:rsidRPr="001C649C">
          <w:rPr>
            <w:rFonts w:ascii="Times New Roman" w:eastAsia="Calibri" w:hAnsi="Times New Roman" w:cs="Times New Roman"/>
          </w:rPr>
          <w:t xml:space="preserve"> </w:t>
        </w:r>
      </w:ins>
      <w:r w:rsidRPr="001C649C">
        <w:rPr>
          <w:rFonts w:ascii="Times New Roman" w:eastAsia="Calibri" w:hAnsi="Times New Roman" w:cs="Times New Roman"/>
        </w:rPr>
        <w:t xml:space="preserve">of multiplicatively-composed parameters representing the conditions that must hold for one MW of that mechanism's contribution to realize. The three </w:t>
      </w:r>
      <w:r w:rsidR="00102C3F">
        <w:rPr>
          <w:rFonts w:ascii="Times New Roman" w:eastAsia="Calibri" w:hAnsi="Times New Roman" w:cs="Times New Roman"/>
        </w:rPr>
        <w:t>sub</w:t>
      </w:r>
      <w:r w:rsidRPr="001C649C">
        <w:rPr>
          <w:rFonts w:ascii="Times New Roman" w:eastAsia="Calibri" w:hAnsi="Times New Roman" w:cs="Times New Roman"/>
        </w:rPr>
        <w:t>-</w:t>
      </w:r>
      <w:del w:id="1414" w:author="Chris Dunlap" w:date="2026-05-10T22:48:00Z" w16du:dateUtc="2026-05-11T03:48:00Z">
        <w:r w:rsidRPr="001C649C" w:rsidDel="00BB2825">
          <w:rPr>
            <w:rFonts w:ascii="Times New Roman" w:eastAsia="Calibri" w:hAnsi="Times New Roman" w:cs="Times New Roman"/>
          </w:rPr>
          <w:delText xml:space="preserve">cascades </w:delText>
        </w:r>
      </w:del>
      <w:ins w:id="1415" w:author="Chris Dunlap" w:date="2026-05-10T22:48:00Z" w16du:dateUtc="2026-05-11T03:48:00Z">
        <w:r w:rsidR="00BB2825">
          <w:rPr>
            <w:rFonts w:ascii="Times New Roman" w:eastAsia="Calibri" w:hAnsi="Times New Roman" w:cs="Times New Roman"/>
          </w:rPr>
          <w:t>models</w:t>
        </w:r>
        <w:r w:rsidR="00BB2825" w:rsidRPr="001C649C">
          <w:rPr>
            <w:rFonts w:ascii="Times New Roman" w:eastAsia="Calibri" w:hAnsi="Times New Roman" w:cs="Times New Roman"/>
          </w:rPr>
          <w:t xml:space="preserve"> </w:t>
        </w:r>
      </w:ins>
      <w:del w:id="1416" w:author="Chris Dunlap" w:date="2026-05-10T22:49:00Z" w16du:dateUtc="2026-05-11T03:49:00Z">
        <w:r w:rsidRPr="001C649C" w:rsidDel="00BB2825">
          <w:rPr>
            <w:rFonts w:ascii="Times New Roman" w:eastAsia="Calibri" w:hAnsi="Times New Roman" w:cs="Times New Roman"/>
          </w:rPr>
          <w:delText xml:space="preserve">compose </w:delText>
        </w:r>
      </w:del>
      <w:ins w:id="1417" w:author="Chris Dunlap" w:date="2026-05-10T22:49:00Z" w16du:dateUtc="2026-05-11T03:49:00Z">
        <w:r w:rsidR="00BB2825" w:rsidRPr="001C649C">
          <w:rPr>
            <w:rFonts w:ascii="Times New Roman" w:eastAsia="Calibri" w:hAnsi="Times New Roman" w:cs="Times New Roman"/>
          </w:rPr>
          <w:t>com</w:t>
        </w:r>
        <w:r w:rsidR="00BB2825">
          <w:rPr>
            <w:rFonts w:ascii="Times New Roman" w:eastAsia="Calibri" w:hAnsi="Times New Roman" w:cs="Times New Roman"/>
          </w:rPr>
          <w:t>bine</w:t>
        </w:r>
        <w:r w:rsidR="00BB2825" w:rsidRPr="001C649C">
          <w:rPr>
            <w:rFonts w:ascii="Times New Roman" w:eastAsia="Calibri" w:hAnsi="Times New Roman" w:cs="Times New Roman"/>
          </w:rPr>
          <w:t xml:space="preserve"> </w:t>
        </w:r>
      </w:ins>
      <w:r w:rsidRPr="001C649C">
        <w:rPr>
          <w:rFonts w:ascii="Times New Roman" w:eastAsia="Calibri" w:hAnsi="Times New Roman" w:cs="Times New Roman"/>
        </w:rPr>
        <w:t xml:space="preserve">additively at the megawatt layer with sequential ordering </w:t>
      </w:r>
      <w:r w:rsidR="00023319">
        <w:rPr>
          <w:rFonts w:ascii="Times New Roman" w:eastAsia="Calibri" w:hAnsi="Times New Roman" w:cs="Times New Roman"/>
        </w:rPr>
        <w:t>of</w:t>
      </w:r>
      <w:r w:rsidRPr="001C649C">
        <w:rPr>
          <w:rFonts w:ascii="Times New Roman" w:eastAsia="Calibri" w:hAnsi="Times New Roman" w:cs="Times New Roman"/>
        </w:rPr>
        <w:t xml:space="preserve"> spatial first, deferral on residual after spatial, DVFS on residual after both and an explicit overlap correction reflecting that DVFS at the source partially substitutes for deferral when work returns post-event.</w:t>
      </w:r>
    </w:p>
    <w:p w14:paraId="1104B6D9" w14:textId="43F438C5" w:rsidR="001D6E1E" w:rsidRPr="001D6E1E" w:rsidRDefault="002E5E67" w:rsidP="00877A4C">
      <w:pPr>
        <w:spacing w:before="240" w:after="180"/>
        <w:rPr>
          <w:rFonts w:ascii="Times New Roman" w:eastAsia="Calibri" w:hAnsi="Times New Roman" w:cs="Times New Roman"/>
        </w:rPr>
      </w:pPr>
      <w:r w:rsidRPr="002E5E67">
        <w:rPr>
          <w:rFonts w:ascii="Times New Roman" w:eastAsia="Calibri" w:hAnsi="Times New Roman" w:cs="Times New Roman"/>
        </w:rPr>
        <w:t>The framework is reported under two scope scenarios reflecting the bi-modal heterogeneity of the projected 2030 data-center fleet: a mixed-use facility (φ</w:t>
      </w:r>
      <w:del w:id="1418" w:author="Chris Dunlap" w:date="2026-05-10T22:49:00Z" w16du:dateUtc="2026-05-11T03:49:00Z">
        <w:r w:rsidRPr="002E5E67" w:rsidDel="00BB2825">
          <w:rPr>
            <w:rFonts w:ascii="Times New Roman" w:eastAsia="Calibri" w:hAnsi="Times New Roman" w:cs="Times New Roman"/>
          </w:rPr>
          <w:delText>_</w:delText>
        </w:r>
      </w:del>
      <w:r w:rsidRPr="00BB2825">
        <w:rPr>
          <w:rFonts w:ascii="Times New Roman" w:eastAsia="Calibri" w:hAnsi="Times New Roman" w:cs="Times New Roman"/>
          <w:vertAlign w:val="subscript"/>
          <w:rPrChange w:id="1419" w:author="Chris Dunlap" w:date="2026-05-10T22:49:00Z" w16du:dateUtc="2026-05-11T03:49:00Z">
            <w:rPr>
              <w:rFonts w:ascii="Times New Roman" w:eastAsia="Calibri" w:hAnsi="Times New Roman" w:cs="Times New Roman"/>
            </w:rPr>
          </w:rPrChange>
        </w:rPr>
        <w:t>inf,mixed</w:t>
      </w:r>
      <w:r w:rsidRPr="002E5E67">
        <w:rPr>
          <w:rFonts w:ascii="Times New Roman" w:eastAsia="Calibri" w:hAnsi="Times New Roman" w:cs="Times New Roman"/>
        </w:rPr>
        <w:t xml:space="preserve"> = 0.43, McKinsey December 2025</w:t>
      </w:r>
      <w:r w:rsidR="00114017">
        <w:rPr>
          <w:rFonts w:ascii="Times New Roman" w:eastAsia="Calibri" w:hAnsi="Times New Roman" w:cs="Times New Roman"/>
        </w:rPr>
        <w:t>[9]</w:t>
      </w:r>
      <w:r w:rsidRPr="002E5E67">
        <w:rPr>
          <w:rFonts w:ascii="Times New Roman" w:eastAsia="Calibri" w:hAnsi="Times New Roman" w:cs="Times New Roman"/>
        </w:rPr>
        <w:t>) and an inference-dominant facility (φ</w:t>
      </w:r>
      <w:del w:id="1420" w:author="Chris Dunlap" w:date="2026-05-10T22:49:00Z" w16du:dateUtc="2026-05-11T03:49:00Z">
        <w:r w:rsidRPr="002E5E67" w:rsidDel="00BB2825">
          <w:rPr>
            <w:rFonts w:ascii="Times New Roman" w:eastAsia="Calibri" w:hAnsi="Times New Roman" w:cs="Times New Roman"/>
          </w:rPr>
          <w:delText>_</w:delText>
        </w:r>
      </w:del>
      <w:r w:rsidRPr="00BB2825">
        <w:rPr>
          <w:rFonts w:ascii="Times New Roman" w:eastAsia="Calibri" w:hAnsi="Times New Roman" w:cs="Times New Roman"/>
          <w:vertAlign w:val="subscript"/>
          <w:rPrChange w:id="1421" w:author="Chris Dunlap" w:date="2026-05-10T22:49:00Z" w16du:dateUtc="2026-05-11T03:49:00Z">
            <w:rPr>
              <w:rFonts w:ascii="Times New Roman" w:eastAsia="Calibri" w:hAnsi="Times New Roman" w:cs="Times New Roman"/>
            </w:rPr>
          </w:rPrChange>
        </w:rPr>
        <w:t>inf,dominant</w:t>
      </w:r>
      <w:r w:rsidRPr="002E5E67">
        <w:rPr>
          <w:rFonts w:ascii="Times New Roman" w:eastAsia="Calibri" w:hAnsi="Times New Roman" w:cs="Times New Roman"/>
        </w:rPr>
        <w:t xml:space="preserve"> = 0.70, anchored in IEA 2025</w:t>
      </w:r>
      <w:r w:rsidR="00114017">
        <w:rPr>
          <w:rFonts w:ascii="Times New Roman" w:eastAsia="Calibri" w:hAnsi="Times New Roman" w:cs="Times New Roman"/>
        </w:rPr>
        <w:t>[4]</w:t>
      </w:r>
      <w:r w:rsidRPr="002E5E67">
        <w:rPr>
          <w:rFonts w:ascii="Times New Roman" w:eastAsia="Calibri" w:hAnsi="Times New Roman" w:cs="Times New Roman"/>
        </w:rPr>
        <w:t xml:space="preserve"> and Zhou et al. 2024</w:t>
      </w:r>
      <w:r w:rsidR="00114017">
        <w:rPr>
          <w:rFonts w:ascii="Times New Roman" w:eastAsia="Calibri" w:hAnsi="Times New Roman" w:cs="Times New Roman"/>
        </w:rPr>
        <w:t>[10]</w:t>
      </w:r>
      <w:r w:rsidRPr="002E5E67">
        <w:rPr>
          <w:rFonts w:ascii="Times New Roman" w:eastAsia="Calibri" w:hAnsi="Times New Roman" w:cs="Times New Roman"/>
        </w:rPr>
        <w:t>).</w:t>
      </w:r>
    </w:p>
    <w:p w14:paraId="5689EB7D" w14:textId="7FEB3120" w:rsidR="00877A4C" w:rsidRPr="00190400" w:rsidRDefault="001D6E1E" w:rsidP="00877A4C">
      <w:pPr>
        <w:spacing w:before="240" w:after="180"/>
        <w:rPr>
          <w:rFonts w:ascii="Times New Roman" w:hAnsi="Times New Roman" w:cs="Times New Roman"/>
        </w:rPr>
      </w:pPr>
      <w:r>
        <w:rPr>
          <w:rFonts w:ascii="Times New Roman" w:eastAsia="Calibri" w:hAnsi="Times New Roman" w:cs="Times New Roman"/>
          <w:b/>
          <w:bCs/>
        </w:rPr>
        <w:t>P</w:t>
      </w:r>
      <w:r w:rsidR="00877A4C" w:rsidRPr="00190400">
        <w:rPr>
          <w:rFonts w:ascii="Times New Roman" w:eastAsia="Calibri" w:hAnsi="Times New Roman" w:cs="Times New Roman"/>
          <w:b/>
          <w:bCs/>
        </w:rPr>
        <w:t>arameter specifications.</w:t>
      </w:r>
    </w:p>
    <w:p w14:paraId="7E1BE149" w14:textId="16FA2C6F" w:rsidR="00923425" w:rsidRDefault="002E5E67" w:rsidP="00877A4C">
      <w:pPr>
        <w:spacing w:before="120" w:after="120" w:line="300" w:lineRule="auto"/>
        <w:rPr>
          <w:rFonts w:ascii="Times New Roman" w:eastAsia="Calibri" w:hAnsi="Times New Roman" w:cs="Times New Roman"/>
        </w:rPr>
        <w:sectPr w:rsidR="00923425">
          <w:endnotePr>
            <w:numFmt w:val="decimal"/>
          </w:endnotePr>
          <w:pgSz w:w="12240" w:h="15840"/>
          <w:pgMar w:top="1440" w:right="1440" w:bottom="1440" w:left="1440" w:header="720" w:footer="720" w:gutter="0"/>
          <w:cols w:space="720"/>
          <w:docGrid w:linePitch="360"/>
        </w:sectPr>
      </w:pPr>
      <w:r w:rsidRPr="002E5E67">
        <w:rPr>
          <w:rFonts w:ascii="Times New Roman" w:eastAsia="Calibri" w:hAnsi="Times New Roman" w:cs="Times New Roman"/>
        </w:rPr>
        <w:lastRenderedPageBreak/>
        <w:t xml:space="preserve">Specifications for all eleven framework parameters are reported in Table M1, organized into four groups: </w:t>
      </w:r>
      <w:ins w:id="1422" w:author="Chris Dunlap" w:date="2026-05-10T22:53:00Z" w16du:dateUtc="2026-05-11T03:53:00Z">
        <w:r w:rsidR="0060691A">
          <w:rPr>
            <w:rFonts w:ascii="Times New Roman" w:eastAsia="Calibri" w:hAnsi="Times New Roman" w:cs="Times New Roman"/>
          </w:rPr>
          <w:t>scenario</w:t>
        </w:r>
      </w:ins>
      <w:del w:id="1423" w:author="Chris Dunlap" w:date="2026-05-10T22:53:00Z" w16du:dateUtc="2026-05-11T03:53:00Z">
        <w:r w:rsidRPr="002E5E67" w:rsidDel="0060691A">
          <w:rPr>
            <w:rFonts w:ascii="Times New Roman" w:eastAsia="Calibri" w:hAnsi="Times New Roman" w:cs="Times New Roman"/>
          </w:rPr>
          <w:delText>scope</w:delText>
        </w:r>
      </w:del>
      <w:r w:rsidRPr="002E5E67">
        <w:rPr>
          <w:rFonts w:ascii="Times New Roman" w:eastAsia="Calibri" w:hAnsi="Times New Roman" w:cs="Times New Roman"/>
        </w:rPr>
        <w:t xml:space="preserve"> scalar (1 parameter), spatial </w:t>
      </w:r>
      <w:r w:rsidR="00102C3F">
        <w:rPr>
          <w:rFonts w:ascii="Times New Roman" w:eastAsia="Calibri" w:hAnsi="Times New Roman" w:cs="Times New Roman"/>
        </w:rPr>
        <w:t>sub</w:t>
      </w:r>
      <w:r w:rsidRPr="002E5E67">
        <w:rPr>
          <w:rFonts w:ascii="Times New Roman" w:eastAsia="Calibri" w:hAnsi="Times New Roman" w:cs="Times New Roman"/>
        </w:rPr>
        <w:t>-</w:t>
      </w:r>
      <w:del w:id="1424" w:author="Chris Dunlap" w:date="2026-05-10T22:53:00Z" w16du:dateUtc="2026-05-11T03:53:00Z">
        <w:r w:rsidRPr="002E5E67" w:rsidDel="0060691A">
          <w:rPr>
            <w:rFonts w:ascii="Times New Roman" w:eastAsia="Calibri" w:hAnsi="Times New Roman" w:cs="Times New Roman"/>
          </w:rPr>
          <w:delText xml:space="preserve">cascade </w:delText>
        </w:r>
      </w:del>
      <w:ins w:id="1425" w:author="Chris Dunlap" w:date="2026-05-10T22:53:00Z" w16du:dateUtc="2026-05-11T03:53:00Z">
        <w:r w:rsidR="0060691A">
          <w:rPr>
            <w:rFonts w:ascii="Times New Roman" w:eastAsia="Calibri" w:hAnsi="Times New Roman" w:cs="Times New Roman"/>
          </w:rPr>
          <w:t>model</w:t>
        </w:r>
        <w:r w:rsidR="0060691A" w:rsidRPr="002E5E67">
          <w:rPr>
            <w:rFonts w:ascii="Times New Roman" w:eastAsia="Calibri" w:hAnsi="Times New Roman" w:cs="Times New Roman"/>
          </w:rPr>
          <w:t xml:space="preserve"> </w:t>
        </w:r>
      </w:ins>
      <w:r w:rsidRPr="002E5E67">
        <w:rPr>
          <w:rFonts w:ascii="Times New Roman" w:eastAsia="Calibri" w:hAnsi="Times New Roman" w:cs="Times New Roman"/>
        </w:rPr>
        <w:t xml:space="preserve">(6 parameters), deferral </w:t>
      </w:r>
      <w:r w:rsidR="00102C3F">
        <w:rPr>
          <w:rFonts w:ascii="Times New Roman" w:eastAsia="Calibri" w:hAnsi="Times New Roman" w:cs="Times New Roman"/>
        </w:rPr>
        <w:t>sub</w:t>
      </w:r>
      <w:r w:rsidRPr="002E5E67">
        <w:rPr>
          <w:rFonts w:ascii="Times New Roman" w:eastAsia="Calibri" w:hAnsi="Times New Roman" w:cs="Times New Roman"/>
        </w:rPr>
        <w:t>-</w:t>
      </w:r>
      <w:del w:id="1426" w:author="Chris Dunlap" w:date="2026-05-10T22:53:00Z" w16du:dateUtc="2026-05-11T03:53:00Z">
        <w:r w:rsidRPr="002E5E67" w:rsidDel="0060691A">
          <w:rPr>
            <w:rFonts w:ascii="Times New Roman" w:eastAsia="Calibri" w:hAnsi="Times New Roman" w:cs="Times New Roman"/>
          </w:rPr>
          <w:delText xml:space="preserve">cascade </w:delText>
        </w:r>
      </w:del>
      <w:ins w:id="1427" w:author="Chris Dunlap" w:date="2026-05-10T22:53:00Z" w16du:dateUtc="2026-05-11T03:53:00Z">
        <w:r w:rsidR="0060691A">
          <w:rPr>
            <w:rFonts w:ascii="Times New Roman" w:eastAsia="Calibri" w:hAnsi="Times New Roman" w:cs="Times New Roman"/>
          </w:rPr>
          <w:t>model</w:t>
        </w:r>
      </w:ins>
      <w:r w:rsidRPr="002E5E67">
        <w:rPr>
          <w:rFonts w:ascii="Times New Roman" w:eastAsia="Calibri" w:hAnsi="Times New Roman" w:cs="Times New Roman"/>
        </w:rPr>
        <w:t xml:space="preserve">(3 parameters), and DVFS </w:t>
      </w:r>
      <w:r w:rsidR="00102C3F">
        <w:rPr>
          <w:rFonts w:ascii="Times New Roman" w:eastAsia="Calibri" w:hAnsi="Times New Roman" w:cs="Times New Roman"/>
        </w:rPr>
        <w:t>sub</w:t>
      </w:r>
      <w:r w:rsidRPr="002E5E67">
        <w:rPr>
          <w:rFonts w:ascii="Times New Roman" w:eastAsia="Calibri" w:hAnsi="Times New Roman" w:cs="Times New Roman"/>
        </w:rPr>
        <w:t>-</w:t>
      </w:r>
      <w:del w:id="1428" w:author="Chris Dunlap" w:date="2026-05-10T22:53:00Z" w16du:dateUtc="2026-05-11T03:53:00Z">
        <w:r w:rsidRPr="002E5E67" w:rsidDel="0060691A">
          <w:rPr>
            <w:rFonts w:ascii="Times New Roman" w:eastAsia="Calibri" w:hAnsi="Times New Roman" w:cs="Times New Roman"/>
          </w:rPr>
          <w:delText xml:space="preserve">cascade </w:delText>
        </w:r>
      </w:del>
      <w:ins w:id="1429" w:author="Chris Dunlap" w:date="2026-05-10T22:53:00Z" w16du:dateUtc="2026-05-11T03:53:00Z">
        <w:r w:rsidR="0060691A">
          <w:rPr>
            <w:rFonts w:ascii="Times New Roman" w:eastAsia="Calibri" w:hAnsi="Times New Roman" w:cs="Times New Roman"/>
          </w:rPr>
          <w:t>model</w:t>
        </w:r>
      </w:ins>
      <w:r w:rsidRPr="002E5E67">
        <w:rPr>
          <w:rFonts w:ascii="Times New Roman" w:eastAsia="Calibri" w:hAnsi="Times New Roman" w:cs="Times New Roman"/>
        </w:rPr>
        <w:t xml:space="preserve">(2 parameters). </w:t>
      </w:r>
    </w:p>
    <w:p w14:paraId="3F64CDB3" w14:textId="42CE80A9" w:rsidR="00877A4C" w:rsidRPr="00190400" w:rsidRDefault="00877A4C" w:rsidP="00877A4C">
      <w:pPr>
        <w:spacing w:before="240" w:after="120"/>
        <w:rPr>
          <w:rFonts w:ascii="Times New Roman" w:hAnsi="Times New Roman" w:cs="Times New Roman"/>
        </w:rPr>
      </w:pPr>
      <w:r w:rsidRPr="00190400">
        <w:rPr>
          <w:rFonts w:ascii="Times New Roman" w:eastAsia="Calibri" w:hAnsi="Times New Roman" w:cs="Times New Roman"/>
          <w:b/>
          <w:bCs/>
          <w:i/>
          <w:iCs/>
        </w:rPr>
        <w:lastRenderedPageBreak/>
        <w:t>Table M1. Cascade parameter specifications.</w:t>
      </w:r>
    </w:p>
    <w:tbl>
      <w:tblPr>
        <w:tblW w:w="13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75"/>
        <w:gridCol w:w="936"/>
        <w:gridCol w:w="1404"/>
        <w:gridCol w:w="900"/>
        <w:gridCol w:w="1890"/>
        <w:gridCol w:w="4066"/>
        <w:gridCol w:w="2919"/>
      </w:tblGrid>
      <w:tr w:rsidR="00710748" w:rsidRPr="00A025CD" w14:paraId="35144E17" w14:textId="77777777" w:rsidTr="00AA2EA2">
        <w:trPr>
          <w:trHeight w:val="243"/>
        </w:trPr>
        <w:tc>
          <w:tcPr>
            <w:tcW w:w="1075" w:type="dxa"/>
            <w:tcBorders>
              <w:top w:val="single" w:sz="4" w:space="0" w:color="666666"/>
              <w:left w:val="single" w:sz="4" w:space="0" w:color="666666"/>
              <w:bottom w:val="single" w:sz="4" w:space="0" w:color="666666"/>
              <w:right w:val="single" w:sz="4" w:space="0" w:color="666666"/>
            </w:tcBorders>
            <w:shd w:val="clear" w:color="auto" w:fill="E8E8E8"/>
            <w:tcMar>
              <w:top w:w="80" w:type="dxa"/>
              <w:left w:w="100" w:type="dxa"/>
              <w:bottom w:w="80" w:type="dxa"/>
              <w:right w:w="100" w:type="dxa"/>
            </w:tcMar>
          </w:tcPr>
          <w:p w14:paraId="193417C8" w14:textId="162B955D" w:rsidR="001D6E1E" w:rsidRPr="00A025CD" w:rsidRDefault="001D6E1E" w:rsidP="00A025CD">
            <w:pPr>
              <w:spacing w:line="240" w:lineRule="auto"/>
              <w:rPr>
                <w:rFonts w:ascii="Times New Roman" w:hAnsi="Times New Roman" w:cs="Times New Roman"/>
                <w:sz w:val="16"/>
                <w:szCs w:val="16"/>
              </w:rPr>
            </w:pPr>
            <w:r>
              <w:rPr>
                <w:rFonts w:ascii="Times New Roman" w:eastAsia="Calibri" w:hAnsi="Times New Roman" w:cs="Times New Roman"/>
                <w:b/>
                <w:bCs/>
                <w:sz w:val="16"/>
                <w:szCs w:val="16"/>
              </w:rPr>
              <w:t>Mechanism</w:t>
            </w:r>
          </w:p>
        </w:tc>
        <w:tc>
          <w:tcPr>
            <w:tcW w:w="936" w:type="dxa"/>
            <w:tcBorders>
              <w:top w:val="single" w:sz="4" w:space="0" w:color="666666"/>
              <w:left w:val="single" w:sz="4" w:space="0" w:color="666666"/>
              <w:bottom w:val="single" w:sz="4" w:space="0" w:color="666666"/>
              <w:right w:val="single" w:sz="4" w:space="0" w:color="666666"/>
            </w:tcBorders>
            <w:shd w:val="clear" w:color="auto" w:fill="E8E8E8"/>
          </w:tcPr>
          <w:p w14:paraId="0C546E9C" w14:textId="1C72DD51" w:rsidR="001D6E1E" w:rsidRPr="00A025CD" w:rsidRDefault="001D6E1E" w:rsidP="001D6E1E">
            <w:pPr>
              <w:spacing w:line="240" w:lineRule="auto"/>
              <w:jc w:val="center"/>
              <w:rPr>
                <w:rFonts w:ascii="Times New Roman" w:eastAsia="Calibri" w:hAnsi="Times New Roman" w:cs="Times New Roman"/>
                <w:b/>
                <w:bCs/>
                <w:sz w:val="16"/>
                <w:szCs w:val="16"/>
              </w:rPr>
            </w:pPr>
            <w:r>
              <w:rPr>
                <w:rFonts w:ascii="Times New Roman" w:eastAsia="Calibri" w:hAnsi="Times New Roman" w:cs="Times New Roman"/>
                <w:b/>
                <w:bCs/>
                <w:sz w:val="16"/>
                <w:szCs w:val="16"/>
              </w:rPr>
              <w:t>Parameter</w:t>
            </w:r>
          </w:p>
        </w:tc>
        <w:tc>
          <w:tcPr>
            <w:tcW w:w="1404" w:type="dxa"/>
            <w:tcBorders>
              <w:top w:val="single" w:sz="4" w:space="0" w:color="666666"/>
              <w:left w:val="single" w:sz="4" w:space="0" w:color="666666"/>
              <w:bottom w:val="single" w:sz="4" w:space="0" w:color="666666"/>
              <w:right w:val="single" w:sz="4" w:space="0" w:color="666666"/>
            </w:tcBorders>
            <w:shd w:val="clear" w:color="auto" w:fill="E8E8E8"/>
            <w:tcMar>
              <w:top w:w="80" w:type="dxa"/>
              <w:left w:w="100" w:type="dxa"/>
              <w:bottom w:w="80" w:type="dxa"/>
              <w:right w:w="100" w:type="dxa"/>
            </w:tcMar>
          </w:tcPr>
          <w:p w14:paraId="7E811FA1" w14:textId="59B192AA" w:rsidR="001D6E1E" w:rsidRPr="00A025CD" w:rsidRDefault="001D6E1E" w:rsidP="00A025CD">
            <w:pPr>
              <w:spacing w:line="240" w:lineRule="auto"/>
              <w:rPr>
                <w:rFonts w:ascii="Times New Roman" w:hAnsi="Times New Roman" w:cs="Times New Roman"/>
                <w:sz w:val="16"/>
                <w:szCs w:val="16"/>
              </w:rPr>
            </w:pPr>
            <w:r w:rsidRPr="00A025CD">
              <w:rPr>
                <w:rFonts w:ascii="Times New Roman" w:eastAsia="Calibri" w:hAnsi="Times New Roman" w:cs="Times New Roman"/>
                <w:b/>
                <w:bCs/>
                <w:sz w:val="16"/>
                <w:szCs w:val="16"/>
              </w:rPr>
              <w:t>Symbol</w:t>
            </w:r>
          </w:p>
        </w:tc>
        <w:tc>
          <w:tcPr>
            <w:tcW w:w="900" w:type="dxa"/>
            <w:tcBorders>
              <w:top w:val="single" w:sz="4" w:space="0" w:color="666666"/>
              <w:left w:val="single" w:sz="4" w:space="0" w:color="666666"/>
              <w:bottom w:val="single" w:sz="4" w:space="0" w:color="666666"/>
              <w:right w:val="single" w:sz="4" w:space="0" w:color="666666"/>
            </w:tcBorders>
            <w:shd w:val="clear" w:color="auto" w:fill="E8E8E8"/>
            <w:tcMar>
              <w:top w:w="80" w:type="dxa"/>
              <w:left w:w="100" w:type="dxa"/>
              <w:bottom w:w="80" w:type="dxa"/>
              <w:right w:w="100" w:type="dxa"/>
            </w:tcMar>
          </w:tcPr>
          <w:p w14:paraId="3AA76ABC" w14:textId="77777777" w:rsidR="001D6E1E" w:rsidRPr="003A1A7B" w:rsidRDefault="001D6E1E" w:rsidP="00A025CD">
            <w:pPr>
              <w:spacing w:line="240" w:lineRule="auto"/>
              <w:rPr>
                <w:rFonts w:ascii="Times New Roman" w:hAnsi="Times New Roman" w:cs="Times New Roman"/>
                <w:sz w:val="16"/>
                <w:szCs w:val="16"/>
              </w:rPr>
            </w:pPr>
            <w:r w:rsidRPr="003A1A7B">
              <w:rPr>
                <w:rFonts w:ascii="Times New Roman" w:eastAsia="Calibri" w:hAnsi="Times New Roman" w:cs="Times New Roman"/>
                <w:b/>
                <w:bCs/>
                <w:sz w:val="16"/>
                <w:szCs w:val="16"/>
              </w:rPr>
              <w:t>Central</w:t>
            </w:r>
          </w:p>
        </w:tc>
        <w:tc>
          <w:tcPr>
            <w:tcW w:w="1890" w:type="dxa"/>
            <w:tcBorders>
              <w:top w:val="single" w:sz="4" w:space="0" w:color="666666"/>
              <w:left w:val="single" w:sz="4" w:space="0" w:color="666666"/>
              <w:bottom w:val="single" w:sz="4" w:space="0" w:color="666666"/>
              <w:right w:val="single" w:sz="4" w:space="0" w:color="666666"/>
            </w:tcBorders>
            <w:shd w:val="clear" w:color="auto" w:fill="E8E8E8"/>
            <w:tcMar>
              <w:top w:w="80" w:type="dxa"/>
              <w:left w:w="100" w:type="dxa"/>
              <w:bottom w:w="80" w:type="dxa"/>
              <w:right w:w="100" w:type="dxa"/>
            </w:tcMar>
          </w:tcPr>
          <w:p w14:paraId="43B682E4" w14:textId="77777777" w:rsidR="001D6E1E" w:rsidRPr="003A1A7B" w:rsidRDefault="001D6E1E" w:rsidP="00A025CD">
            <w:pPr>
              <w:spacing w:line="240" w:lineRule="auto"/>
              <w:rPr>
                <w:rFonts w:ascii="Times New Roman" w:hAnsi="Times New Roman" w:cs="Times New Roman"/>
                <w:sz w:val="16"/>
                <w:szCs w:val="16"/>
              </w:rPr>
            </w:pPr>
            <w:r w:rsidRPr="003A1A7B">
              <w:rPr>
                <w:rFonts w:ascii="Times New Roman" w:eastAsia="Calibri" w:hAnsi="Times New Roman" w:cs="Times New Roman"/>
                <w:b/>
                <w:bCs/>
                <w:sz w:val="16"/>
                <w:szCs w:val="16"/>
              </w:rPr>
              <w:t>Distribution</w:t>
            </w:r>
          </w:p>
        </w:tc>
        <w:tc>
          <w:tcPr>
            <w:tcW w:w="4066" w:type="dxa"/>
            <w:tcBorders>
              <w:top w:val="single" w:sz="4" w:space="0" w:color="666666"/>
              <w:left w:val="single" w:sz="4" w:space="0" w:color="666666"/>
              <w:bottom w:val="single" w:sz="4" w:space="0" w:color="666666"/>
              <w:right w:val="single" w:sz="4" w:space="0" w:color="666666"/>
            </w:tcBorders>
            <w:shd w:val="clear" w:color="auto" w:fill="E8E8E8"/>
            <w:tcMar>
              <w:top w:w="80" w:type="dxa"/>
              <w:left w:w="100" w:type="dxa"/>
              <w:bottom w:w="80" w:type="dxa"/>
              <w:right w:w="100" w:type="dxa"/>
            </w:tcMar>
          </w:tcPr>
          <w:p w14:paraId="4BC84170" w14:textId="77777777" w:rsidR="001D6E1E" w:rsidRPr="003A1A7B" w:rsidRDefault="001D6E1E" w:rsidP="00A025CD">
            <w:pPr>
              <w:spacing w:line="240" w:lineRule="auto"/>
              <w:rPr>
                <w:rFonts w:ascii="Times New Roman" w:hAnsi="Times New Roman" w:cs="Times New Roman"/>
                <w:sz w:val="16"/>
                <w:szCs w:val="16"/>
              </w:rPr>
            </w:pPr>
            <w:r w:rsidRPr="003A1A7B">
              <w:rPr>
                <w:rFonts w:ascii="Times New Roman" w:eastAsia="Calibri" w:hAnsi="Times New Roman" w:cs="Times New Roman"/>
                <w:b/>
                <w:bCs/>
                <w:sz w:val="16"/>
                <w:szCs w:val="16"/>
              </w:rPr>
              <w:t>Empirical basis</w:t>
            </w:r>
          </w:p>
        </w:tc>
        <w:tc>
          <w:tcPr>
            <w:tcW w:w="2919" w:type="dxa"/>
            <w:tcBorders>
              <w:top w:val="single" w:sz="4" w:space="0" w:color="666666"/>
              <w:left w:val="single" w:sz="4" w:space="0" w:color="666666"/>
              <w:bottom w:val="single" w:sz="4" w:space="0" w:color="666666"/>
              <w:right w:val="single" w:sz="4" w:space="0" w:color="666666"/>
            </w:tcBorders>
            <w:shd w:val="clear" w:color="auto" w:fill="E8E8E8"/>
            <w:tcMar>
              <w:top w:w="80" w:type="dxa"/>
              <w:left w:w="100" w:type="dxa"/>
              <w:bottom w:w="80" w:type="dxa"/>
              <w:right w:w="100" w:type="dxa"/>
            </w:tcMar>
          </w:tcPr>
          <w:p w14:paraId="5C835302" w14:textId="77777777" w:rsidR="001D6E1E" w:rsidRPr="00E33BC8" w:rsidRDefault="001D6E1E" w:rsidP="00A025CD">
            <w:pPr>
              <w:spacing w:line="240" w:lineRule="auto"/>
              <w:rPr>
                <w:rFonts w:ascii="Times New Roman" w:hAnsi="Times New Roman" w:cs="Times New Roman"/>
                <w:sz w:val="16"/>
                <w:szCs w:val="16"/>
              </w:rPr>
            </w:pPr>
            <w:r w:rsidRPr="00E33BC8">
              <w:rPr>
                <w:rFonts w:ascii="Times New Roman" w:eastAsia="Calibri" w:hAnsi="Times New Roman" w:cs="Times New Roman"/>
                <w:b/>
                <w:bCs/>
                <w:sz w:val="16"/>
                <w:szCs w:val="16"/>
              </w:rPr>
              <w:t>Key sources</w:t>
            </w:r>
          </w:p>
        </w:tc>
      </w:tr>
      <w:tr w:rsidR="00710748" w:rsidRPr="00A025CD" w14:paraId="077803C4" w14:textId="77777777" w:rsidTr="00AA2EA2">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704A471" w14:textId="5839C081" w:rsidR="001D6E1E" w:rsidRPr="00A025CD" w:rsidRDefault="005657DD" w:rsidP="00036805">
            <w:pPr>
              <w:rPr>
                <w:rFonts w:ascii="Times New Roman" w:hAnsi="Times New Roman" w:cs="Times New Roman"/>
                <w:sz w:val="16"/>
                <w:szCs w:val="16"/>
              </w:rPr>
            </w:pPr>
            <w:del w:id="1430" w:author="Chris Dunlap" w:date="2026-05-10T22:49:00Z" w16du:dateUtc="2026-05-11T03:49:00Z">
              <w:r w:rsidDel="0060691A">
                <w:rPr>
                  <w:rFonts w:ascii="Times New Roman" w:eastAsia="Calibri" w:hAnsi="Times New Roman" w:cs="Times New Roman"/>
                  <w:sz w:val="16"/>
                  <w:szCs w:val="16"/>
                </w:rPr>
                <w:delText xml:space="preserve">Scope </w:delText>
              </w:r>
            </w:del>
            <w:ins w:id="1431" w:author="Chris Dunlap" w:date="2026-05-10T22:49:00Z" w16du:dateUtc="2026-05-11T03:49:00Z">
              <w:r w:rsidR="0060691A">
                <w:rPr>
                  <w:rFonts w:ascii="Times New Roman" w:eastAsia="Calibri" w:hAnsi="Times New Roman" w:cs="Times New Roman"/>
                  <w:sz w:val="16"/>
                  <w:szCs w:val="16"/>
                </w:rPr>
                <w:t xml:space="preserve">Scenario </w:t>
              </w:r>
            </w:ins>
            <w:r>
              <w:rPr>
                <w:rFonts w:ascii="Times New Roman" w:eastAsia="Calibri" w:hAnsi="Times New Roman" w:cs="Times New Roman"/>
                <w:sz w:val="16"/>
                <w:szCs w:val="16"/>
              </w:rPr>
              <w:t>scalar</w:t>
            </w:r>
          </w:p>
        </w:tc>
        <w:tc>
          <w:tcPr>
            <w:tcW w:w="936" w:type="dxa"/>
            <w:tcBorders>
              <w:top w:val="single" w:sz="4" w:space="0" w:color="666666"/>
              <w:left w:val="single" w:sz="4" w:space="0" w:color="666666"/>
              <w:bottom w:val="single" w:sz="4" w:space="0" w:color="666666"/>
              <w:right w:val="single" w:sz="4" w:space="0" w:color="666666"/>
            </w:tcBorders>
          </w:tcPr>
          <w:p w14:paraId="67C2E42E" w14:textId="636A5173" w:rsidR="001D6E1E" w:rsidRPr="00A025CD" w:rsidRDefault="005657DD" w:rsidP="00FA589C">
            <w:pPr>
              <w:rPr>
                <w:rFonts w:ascii="Times New Roman" w:eastAsia="Calibri" w:hAnsi="Times New Roman" w:cs="Times New Roman"/>
                <w:sz w:val="16"/>
                <w:szCs w:val="16"/>
              </w:rPr>
            </w:pPr>
            <w:r>
              <w:rPr>
                <w:rFonts w:ascii="Times New Roman" w:eastAsia="Calibri" w:hAnsi="Times New Roman" w:cs="Times New Roman"/>
                <w:sz w:val="16"/>
                <w:szCs w:val="16"/>
              </w:rPr>
              <w:t>Mixed-use inference share</w:t>
            </w:r>
          </w:p>
        </w:tc>
        <w:tc>
          <w:tcPr>
            <w:tcW w:w="140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82565F5" w14:textId="68D423D5" w:rsidR="001D6E1E" w:rsidRPr="00A025CD" w:rsidRDefault="005657DD" w:rsidP="00036805">
            <w:pPr>
              <w:rPr>
                <w:rFonts w:ascii="Times New Roman" w:hAnsi="Times New Roman" w:cs="Times New Roman"/>
                <w:sz w:val="16"/>
                <w:szCs w:val="16"/>
              </w:rPr>
            </w:pPr>
            <w:r w:rsidRPr="005657DD">
              <w:rPr>
                <w:rFonts w:ascii="Times New Roman" w:eastAsia="Calibri" w:hAnsi="Times New Roman" w:cs="Times New Roman"/>
                <w:sz w:val="16"/>
                <w:szCs w:val="16"/>
              </w:rPr>
              <w:t>φ</w:t>
            </w:r>
            <w:del w:id="1432" w:author="Chris Dunlap" w:date="2026-05-10T22:49:00Z" w16du:dateUtc="2026-05-11T03:49:00Z">
              <w:r w:rsidRPr="005657DD" w:rsidDel="00BB2825">
                <w:rPr>
                  <w:rFonts w:ascii="Times New Roman" w:eastAsia="Calibri" w:hAnsi="Times New Roman" w:cs="Times New Roman"/>
                  <w:sz w:val="16"/>
                  <w:szCs w:val="16"/>
                </w:rPr>
                <w:delText>_</w:delText>
              </w:r>
            </w:del>
            <w:r w:rsidRPr="00BB2825">
              <w:rPr>
                <w:rFonts w:ascii="Times New Roman" w:eastAsia="Calibri" w:hAnsi="Times New Roman" w:cs="Times New Roman"/>
                <w:sz w:val="16"/>
                <w:szCs w:val="16"/>
                <w:vertAlign w:val="subscript"/>
                <w:rPrChange w:id="1433" w:author="Chris Dunlap" w:date="2026-05-10T22:49:00Z" w16du:dateUtc="2026-05-11T03:49:00Z">
                  <w:rPr>
                    <w:rFonts w:ascii="Times New Roman" w:eastAsia="Calibri" w:hAnsi="Times New Roman" w:cs="Times New Roman"/>
                    <w:sz w:val="16"/>
                    <w:szCs w:val="16"/>
                  </w:rPr>
                </w:rPrChange>
              </w:rPr>
              <w:t>inf,mixed</w:t>
            </w:r>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DC538DB" w14:textId="3D082AE3" w:rsidR="001D6E1E" w:rsidRPr="003A1A7B" w:rsidRDefault="001D6E1E" w:rsidP="00036805">
            <w:pPr>
              <w:rPr>
                <w:rFonts w:ascii="Times New Roman" w:hAnsi="Times New Roman" w:cs="Times New Roman"/>
                <w:sz w:val="16"/>
                <w:szCs w:val="16"/>
              </w:rPr>
            </w:pPr>
            <w:r w:rsidRPr="003A1A7B">
              <w:rPr>
                <w:rFonts w:ascii="Times New Roman" w:eastAsia="Calibri" w:hAnsi="Times New Roman" w:cs="Times New Roman"/>
                <w:sz w:val="16"/>
                <w:szCs w:val="16"/>
              </w:rPr>
              <w:t>0.</w:t>
            </w:r>
            <w:r w:rsidR="003A1A7B" w:rsidRPr="003A1A7B">
              <w:rPr>
                <w:rFonts w:ascii="Times New Roman" w:eastAsia="Calibri" w:hAnsi="Times New Roman" w:cs="Times New Roman"/>
                <w:sz w:val="16"/>
                <w:szCs w:val="16"/>
              </w:rPr>
              <w:t>43</w:t>
            </w:r>
          </w:p>
        </w:tc>
        <w:tc>
          <w:tcPr>
            <w:tcW w:w="189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222DCA8" w14:textId="4E8C9DCD" w:rsidR="001D6E1E" w:rsidRPr="003A1A7B" w:rsidRDefault="003A1A7B" w:rsidP="00036805">
            <w:pPr>
              <w:rPr>
                <w:rFonts w:ascii="Times New Roman" w:hAnsi="Times New Roman" w:cs="Times New Roman"/>
                <w:sz w:val="16"/>
                <w:szCs w:val="16"/>
              </w:rPr>
            </w:pPr>
            <w:r w:rsidRPr="003A1A7B">
              <w:rPr>
                <w:rFonts w:ascii="Times New Roman" w:eastAsia="Calibri" w:hAnsi="Times New Roman" w:cs="Times New Roman"/>
                <w:sz w:val="16"/>
                <w:szCs w:val="16"/>
              </w:rPr>
              <w:t>Uniform[0.30,0.50]</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E781496" w14:textId="13581090" w:rsidR="001D6E1E" w:rsidRPr="00093498" w:rsidRDefault="003A1A7B" w:rsidP="00036805">
            <w:pPr>
              <w:rPr>
                <w:rFonts w:ascii="Times New Roman" w:hAnsi="Times New Roman" w:cs="Times New Roman"/>
                <w:sz w:val="16"/>
                <w:szCs w:val="16"/>
                <w:highlight w:val="yellow"/>
              </w:rPr>
            </w:pPr>
            <w:r w:rsidRPr="003A1A7B">
              <w:rPr>
                <w:rFonts w:ascii="Times New Roman" w:eastAsia="Calibri" w:hAnsi="Times New Roman" w:cs="Times New Roman"/>
                <w:sz w:val="16"/>
                <w:szCs w:val="16"/>
              </w:rPr>
              <w:t>McKinsey Dec 2025 base case: 93.3 GW inference / 219 GW total in 2030; "more than 40 percent of data center demand"</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FBAAC7D" w14:textId="14030B83" w:rsidR="001D6E1E" w:rsidRPr="00E33BC8" w:rsidRDefault="00E33BC8" w:rsidP="00036805">
            <w:pPr>
              <w:rPr>
                <w:rFonts w:ascii="Times New Roman" w:hAnsi="Times New Roman" w:cs="Times New Roman"/>
                <w:sz w:val="16"/>
                <w:szCs w:val="16"/>
              </w:rPr>
            </w:pPr>
            <w:r w:rsidRPr="00E33BC8">
              <w:rPr>
                <w:rFonts w:ascii="Times New Roman" w:eastAsia="Calibri" w:hAnsi="Times New Roman" w:cs="Times New Roman"/>
                <w:sz w:val="16"/>
                <w:szCs w:val="16"/>
              </w:rPr>
              <w:t>McKinsey (2025)</w:t>
            </w:r>
            <w:r w:rsidR="00DC42BA">
              <w:rPr>
                <w:rFonts w:ascii="Times New Roman" w:eastAsia="Calibri" w:hAnsi="Times New Roman" w:cs="Times New Roman"/>
                <w:sz w:val="16"/>
                <w:szCs w:val="16"/>
              </w:rPr>
              <w:t>[9]</w:t>
            </w:r>
          </w:p>
        </w:tc>
      </w:tr>
      <w:tr w:rsidR="00710748" w:rsidRPr="00A025CD" w14:paraId="1D16C180" w14:textId="77777777" w:rsidTr="00AA2EA2">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2352D34" w14:textId="158E9DF4" w:rsidR="001D6E1E" w:rsidRPr="00A025CD" w:rsidRDefault="005657DD" w:rsidP="00036805">
            <w:pPr>
              <w:rPr>
                <w:rFonts w:ascii="Times New Roman" w:hAnsi="Times New Roman" w:cs="Times New Roman"/>
                <w:sz w:val="16"/>
                <w:szCs w:val="16"/>
              </w:rPr>
            </w:pPr>
            <w:del w:id="1434" w:author="Chris Dunlap" w:date="2026-05-10T22:50:00Z" w16du:dateUtc="2026-05-11T03:50:00Z">
              <w:r w:rsidDel="0060691A">
                <w:rPr>
                  <w:rFonts w:ascii="Times New Roman" w:eastAsia="Calibri" w:hAnsi="Times New Roman" w:cs="Times New Roman"/>
                  <w:sz w:val="16"/>
                  <w:szCs w:val="16"/>
                </w:rPr>
                <w:delText xml:space="preserve">Scope </w:delText>
              </w:r>
            </w:del>
            <w:ins w:id="1435" w:author="Chris Dunlap" w:date="2026-05-10T22:50:00Z" w16du:dateUtc="2026-05-11T03:50:00Z">
              <w:r w:rsidR="0060691A">
                <w:rPr>
                  <w:rFonts w:ascii="Times New Roman" w:eastAsia="Calibri" w:hAnsi="Times New Roman" w:cs="Times New Roman"/>
                  <w:sz w:val="16"/>
                  <w:szCs w:val="16"/>
                </w:rPr>
                <w:t xml:space="preserve">Scenario </w:t>
              </w:r>
            </w:ins>
            <w:r>
              <w:rPr>
                <w:rFonts w:ascii="Times New Roman" w:eastAsia="Calibri" w:hAnsi="Times New Roman" w:cs="Times New Roman"/>
                <w:sz w:val="16"/>
                <w:szCs w:val="16"/>
              </w:rPr>
              <w:t>scalar</w:t>
            </w:r>
          </w:p>
        </w:tc>
        <w:tc>
          <w:tcPr>
            <w:tcW w:w="936" w:type="dxa"/>
            <w:tcBorders>
              <w:top w:val="single" w:sz="4" w:space="0" w:color="666666"/>
              <w:left w:val="single" w:sz="4" w:space="0" w:color="666666"/>
              <w:bottom w:val="single" w:sz="4" w:space="0" w:color="666666"/>
              <w:right w:val="single" w:sz="4" w:space="0" w:color="666666"/>
            </w:tcBorders>
          </w:tcPr>
          <w:p w14:paraId="5B1C405E" w14:textId="606FD28A"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 xml:space="preserve">Inference-dominant </w:t>
            </w:r>
            <w:del w:id="1436" w:author="Chris Dunlap" w:date="2026-05-10T22:54:00Z" w16du:dateUtc="2026-05-11T03:54:00Z">
              <w:r w:rsidDel="0060691A">
                <w:rPr>
                  <w:rFonts w:ascii="Times New Roman" w:eastAsia="Calibri" w:hAnsi="Times New Roman" w:cs="Times New Roman"/>
                  <w:sz w:val="16"/>
                  <w:szCs w:val="16"/>
                </w:rPr>
                <w:delText>scope</w:delText>
              </w:r>
            </w:del>
            <w:ins w:id="1437" w:author="Chris Dunlap" w:date="2026-05-10T22:54:00Z" w16du:dateUtc="2026-05-11T03:54:00Z">
              <w:r w:rsidR="0060691A">
                <w:rPr>
                  <w:rFonts w:ascii="Times New Roman" w:eastAsia="Calibri" w:hAnsi="Times New Roman" w:cs="Times New Roman"/>
                  <w:sz w:val="16"/>
                  <w:szCs w:val="16"/>
                </w:rPr>
                <w:t>scenario</w:t>
              </w:r>
            </w:ins>
          </w:p>
        </w:tc>
        <w:tc>
          <w:tcPr>
            <w:tcW w:w="140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D13E3CD" w14:textId="3E3BECC7" w:rsidR="001D6E1E" w:rsidRPr="00A025CD" w:rsidRDefault="005657DD" w:rsidP="00036805">
            <w:pPr>
              <w:rPr>
                <w:rFonts w:ascii="Times New Roman" w:hAnsi="Times New Roman" w:cs="Times New Roman"/>
                <w:sz w:val="16"/>
                <w:szCs w:val="16"/>
              </w:rPr>
            </w:pPr>
            <w:r w:rsidRPr="005657DD">
              <w:rPr>
                <w:rFonts w:ascii="Times New Roman" w:eastAsia="Calibri" w:hAnsi="Times New Roman" w:cs="Times New Roman"/>
                <w:sz w:val="16"/>
                <w:szCs w:val="16"/>
              </w:rPr>
              <w:t>φ</w:t>
            </w:r>
            <w:del w:id="1438" w:author="Chris Dunlap" w:date="2026-05-10T22:49:00Z" w16du:dateUtc="2026-05-11T03:49:00Z">
              <w:r w:rsidRPr="005657DD" w:rsidDel="00BB2825">
                <w:rPr>
                  <w:rFonts w:ascii="Times New Roman" w:eastAsia="Calibri" w:hAnsi="Times New Roman" w:cs="Times New Roman"/>
                  <w:sz w:val="16"/>
                  <w:szCs w:val="16"/>
                </w:rPr>
                <w:delText>_</w:delText>
              </w:r>
            </w:del>
            <w:r w:rsidRPr="00BB2825">
              <w:rPr>
                <w:rFonts w:ascii="Times New Roman" w:eastAsia="Calibri" w:hAnsi="Times New Roman" w:cs="Times New Roman"/>
                <w:sz w:val="16"/>
                <w:szCs w:val="16"/>
                <w:vertAlign w:val="subscript"/>
                <w:rPrChange w:id="1439" w:author="Chris Dunlap" w:date="2026-05-10T22:49:00Z" w16du:dateUtc="2026-05-11T03:49:00Z">
                  <w:rPr>
                    <w:rFonts w:ascii="Times New Roman" w:eastAsia="Calibri" w:hAnsi="Times New Roman" w:cs="Times New Roman"/>
                    <w:sz w:val="16"/>
                    <w:szCs w:val="16"/>
                  </w:rPr>
                </w:rPrChange>
              </w:rPr>
              <w:t>inf,dominant</w:t>
            </w:r>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F172D5B" w14:textId="77777777" w:rsidR="001D6E1E" w:rsidRPr="003A1A7B" w:rsidRDefault="001D6E1E" w:rsidP="00036805">
            <w:pPr>
              <w:rPr>
                <w:rFonts w:ascii="Times New Roman" w:hAnsi="Times New Roman" w:cs="Times New Roman"/>
                <w:sz w:val="16"/>
                <w:szCs w:val="16"/>
              </w:rPr>
            </w:pPr>
            <w:r w:rsidRPr="003A1A7B">
              <w:rPr>
                <w:rFonts w:ascii="Times New Roman" w:eastAsia="Calibri" w:hAnsi="Times New Roman" w:cs="Times New Roman"/>
                <w:sz w:val="16"/>
                <w:szCs w:val="16"/>
              </w:rPr>
              <w:t>0.70</w:t>
            </w:r>
          </w:p>
        </w:tc>
        <w:tc>
          <w:tcPr>
            <w:tcW w:w="189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733B588" w14:textId="7DB8D802" w:rsidR="001D6E1E" w:rsidRPr="003A1A7B" w:rsidRDefault="001D6E1E" w:rsidP="00036805">
            <w:pPr>
              <w:rPr>
                <w:rFonts w:ascii="Times New Roman" w:hAnsi="Times New Roman" w:cs="Times New Roman"/>
                <w:sz w:val="16"/>
                <w:szCs w:val="16"/>
              </w:rPr>
            </w:pPr>
            <w:r w:rsidRPr="003A1A7B">
              <w:rPr>
                <w:rFonts w:ascii="Times New Roman" w:eastAsia="Calibri" w:hAnsi="Times New Roman" w:cs="Times New Roman"/>
                <w:sz w:val="16"/>
                <w:szCs w:val="16"/>
              </w:rPr>
              <w:t>Uniform[0.60, 0.</w:t>
            </w:r>
            <w:r w:rsidR="003A1A7B" w:rsidRPr="003A1A7B">
              <w:rPr>
                <w:rFonts w:ascii="Times New Roman" w:eastAsia="Calibri" w:hAnsi="Times New Roman" w:cs="Times New Roman"/>
                <w:sz w:val="16"/>
                <w:szCs w:val="16"/>
              </w:rPr>
              <w:t>85</w:t>
            </w:r>
            <w:r w:rsidRPr="003A1A7B">
              <w:rPr>
                <w:rFonts w:ascii="Times New Roman" w:eastAsia="Calibri" w:hAnsi="Times New Roman" w:cs="Times New Roman"/>
                <w:sz w:val="16"/>
                <w:szCs w:val="16"/>
              </w:rPr>
              <w:t>]</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5C7E219" w14:textId="578A46C0" w:rsidR="001D6E1E" w:rsidRPr="00093498" w:rsidRDefault="003A1A7B" w:rsidP="00036805">
            <w:pPr>
              <w:rPr>
                <w:rFonts w:ascii="Times New Roman" w:hAnsi="Times New Roman" w:cs="Times New Roman"/>
                <w:sz w:val="16"/>
                <w:szCs w:val="16"/>
                <w:highlight w:val="yellow"/>
              </w:rPr>
            </w:pPr>
            <w:r w:rsidRPr="003A1A7B">
              <w:rPr>
                <w:rFonts w:ascii="Times New Roman" w:eastAsia="Calibri" w:hAnsi="Times New Roman" w:cs="Times New Roman"/>
                <w:sz w:val="16"/>
                <w:szCs w:val="16"/>
              </w:rPr>
              <w:t>Scenario construction; AI-focused HPC class per IEA and Zhou et al.; threshold below which facility no longer inference-dominant</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0399BB1" w14:textId="5C528697" w:rsidR="001D6E1E" w:rsidRPr="00E33BC8" w:rsidRDefault="00E33BC8" w:rsidP="00036805">
            <w:pPr>
              <w:rPr>
                <w:rFonts w:ascii="Times New Roman" w:hAnsi="Times New Roman" w:cs="Times New Roman"/>
                <w:sz w:val="16"/>
                <w:szCs w:val="16"/>
              </w:rPr>
            </w:pPr>
            <w:r w:rsidRPr="00E33BC8">
              <w:rPr>
                <w:rFonts w:ascii="Times New Roman" w:eastAsia="Calibri" w:hAnsi="Times New Roman" w:cs="Times New Roman"/>
                <w:sz w:val="16"/>
                <w:szCs w:val="16"/>
              </w:rPr>
              <w:t>IEA (2025)</w:t>
            </w:r>
            <w:r w:rsidR="00DC42BA">
              <w:rPr>
                <w:rFonts w:ascii="Times New Roman" w:eastAsia="Calibri" w:hAnsi="Times New Roman" w:cs="Times New Roman"/>
                <w:sz w:val="16"/>
                <w:szCs w:val="16"/>
              </w:rPr>
              <w:t>[4]</w:t>
            </w:r>
            <w:r w:rsidRPr="00E33BC8">
              <w:rPr>
                <w:rFonts w:ascii="Times New Roman" w:eastAsia="Calibri" w:hAnsi="Times New Roman" w:cs="Times New Roman"/>
                <w:sz w:val="16"/>
                <w:szCs w:val="16"/>
              </w:rPr>
              <w:t>; Zhou et al. (2024)</w:t>
            </w:r>
            <w:r w:rsidR="00DC42BA">
              <w:rPr>
                <w:rFonts w:ascii="Times New Roman" w:eastAsia="Calibri" w:hAnsi="Times New Roman" w:cs="Times New Roman"/>
                <w:sz w:val="16"/>
                <w:szCs w:val="16"/>
              </w:rPr>
              <w:t>[10]</w:t>
            </w:r>
          </w:p>
        </w:tc>
      </w:tr>
      <w:tr w:rsidR="00710748" w:rsidRPr="00A025CD" w14:paraId="68D925AB" w14:textId="77777777" w:rsidTr="00AA2EA2">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D0A0A12" w14:textId="1B190E7B"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Spatial</w:t>
            </w:r>
          </w:p>
        </w:tc>
        <w:tc>
          <w:tcPr>
            <w:tcW w:w="936" w:type="dxa"/>
            <w:tcBorders>
              <w:top w:val="single" w:sz="4" w:space="0" w:color="666666"/>
              <w:left w:val="single" w:sz="4" w:space="0" w:color="666666"/>
              <w:bottom w:val="single" w:sz="4" w:space="0" w:color="666666"/>
              <w:right w:val="single" w:sz="4" w:space="0" w:color="666666"/>
            </w:tcBorders>
          </w:tcPr>
          <w:p w14:paraId="1BFFDF40" w14:textId="77F679AC"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Migration eligibility</w:t>
            </w:r>
          </w:p>
        </w:tc>
        <w:tc>
          <w:tcPr>
            <w:tcW w:w="140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530FB5A" w14:textId="6FD29EAD"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MIG</w:t>
            </w:r>
            <w:del w:id="1440" w:author="Chris Dunlap" w:date="2026-05-10T22:36:00Z" w16du:dateUtc="2026-05-11T03:36:00Z">
              <w:r w:rsidRPr="00702F1B" w:rsidDel="00702F1B">
                <w:rPr>
                  <w:rFonts w:ascii="Times New Roman" w:eastAsia="Calibri" w:hAnsi="Times New Roman" w:cs="Times New Roman"/>
                  <w:sz w:val="16"/>
                  <w:szCs w:val="16"/>
                  <w:vertAlign w:val="subscript"/>
                  <w:rPrChange w:id="1441" w:author="Chris Dunlap" w:date="2026-05-10T22:36:00Z" w16du:dateUtc="2026-05-11T03:36:00Z">
                    <w:rPr>
                      <w:rFonts w:ascii="Times New Roman" w:eastAsia="Calibri" w:hAnsi="Times New Roman" w:cs="Times New Roman"/>
                      <w:sz w:val="16"/>
                      <w:szCs w:val="16"/>
                    </w:rPr>
                  </w:rPrChange>
                </w:rPr>
                <w:delText>_</w:delText>
              </w:r>
            </w:del>
            <w:r w:rsidRPr="00702F1B">
              <w:rPr>
                <w:rFonts w:ascii="Times New Roman" w:eastAsia="Calibri" w:hAnsi="Times New Roman" w:cs="Times New Roman"/>
                <w:sz w:val="16"/>
                <w:szCs w:val="16"/>
                <w:vertAlign w:val="subscript"/>
                <w:rPrChange w:id="1442" w:author="Chris Dunlap" w:date="2026-05-10T22:36:00Z" w16du:dateUtc="2026-05-11T03:36:00Z">
                  <w:rPr>
                    <w:rFonts w:ascii="Times New Roman" w:eastAsia="Calibri" w:hAnsi="Times New Roman" w:cs="Times New Roman"/>
                    <w:sz w:val="16"/>
                    <w:szCs w:val="16"/>
                  </w:rPr>
                </w:rPrChange>
              </w:rPr>
              <w:t>elig</w:t>
            </w:r>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32788FB" w14:textId="78AE48CE" w:rsidR="001D6E1E" w:rsidRPr="003A1A7B" w:rsidRDefault="001D6E1E" w:rsidP="00036805">
            <w:pPr>
              <w:rPr>
                <w:rFonts w:ascii="Times New Roman" w:hAnsi="Times New Roman" w:cs="Times New Roman"/>
                <w:sz w:val="16"/>
                <w:szCs w:val="16"/>
              </w:rPr>
            </w:pPr>
            <w:r w:rsidRPr="003A1A7B">
              <w:rPr>
                <w:rFonts w:ascii="Times New Roman" w:eastAsia="Calibri" w:hAnsi="Times New Roman" w:cs="Times New Roman"/>
                <w:sz w:val="16"/>
                <w:szCs w:val="16"/>
              </w:rPr>
              <w:t>0.</w:t>
            </w:r>
            <w:r w:rsidR="003A1A7B" w:rsidRPr="003A1A7B">
              <w:rPr>
                <w:rFonts w:ascii="Times New Roman" w:eastAsia="Calibri" w:hAnsi="Times New Roman" w:cs="Times New Roman"/>
                <w:sz w:val="16"/>
                <w:szCs w:val="16"/>
              </w:rPr>
              <w:t>65</w:t>
            </w:r>
          </w:p>
        </w:tc>
        <w:tc>
          <w:tcPr>
            <w:tcW w:w="189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EBEE47E" w14:textId="0B59529B" w:rsidR="001D6E1E" w:rsidRPr="00093498" w:rsidRDefault="001D6E1E" w:rsidP="00036805">
            <w:pPr>
              <w:rPr>
                <w:rFonts w:ascii="Times New Roman" w:hAnsi="Times New Roman" w:cs="Times New Roman"/>
                <w:sz w:val="16"/>
                <w:szCs w:val="16"/>
                <w:highlight w:val="yellow"/>
              </w:rPr>
            </w:pPr>
            <w:r w:rsidRPr="003A1A7B">
              <w:rPr>
                <w:rFonts w:ascii="Times New Roman" w:eastAsia="Calibri" w:hAnsi="Times New Roman" w:cs="Times New Roman"/>
                <w:sz w:val="16"/>
                <w:szCs w:val="16"/>
              </w:rPr>
              <w:t>Uniform[0.</w:t>
            </w:r>
            <w:r w:rsidR="003A1A7B" w:rsidRPr="003A1A7B">
              <w:rPr>
                <w:rFonts w:ascii="Times New Roman" w:eastAsia="Calibri" w:hAnsi="Times New Roman" w:cs="Times New Roman"/>
                <w:sz w:val="16"/>
                <w:szCs w:val="16"/>
              </w:rPr>
              <w:t>4</w:t>
            </w:r>
            <w:r w:rsidRPr="003A1A7B">
              <w:rPr>
                <w:rFonts w:ascii="Times New Roman" w:eastAsia="Calibri" w:hAnsi="Times New Roman" w:cs="Times New Roman"/>
                <w:sz w:val="16"/>
                <w:szCs w:val="16"/>
              </w:rPr>
              <w:t>5, 0.</w:t>
            </w:r>
            <w:r w:rsidR="003A1A7B" w:rsidRPr="003A1A7B">
              <w:rPr>
                <w:rFonts w:ascii="Times New Roman" w:eastAsia="Calibri" w:hAnsi="Times New Roman" w:cs="Times New Roman"/>
                <w:sz w:val="16"/>
                <w:szCs w:val="16"/>
              </w:rPr>
              <w:t>8</w:t>
            </w:r>
            <w:r w:rsidRPr="003A1A7B">
              <w:rPr>
                <w:rFonts w:ascii="Times New Roman" w:eastAsia="Calibri" w:hAnsi="Times New Roman" w:cs="Times New Roman"/>
                <w:sz w:val="16"/>
                <w:szCs w:val="16"/>
              </w:rPr>
              <w:t>5]</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C509169" w14:textId="3401C350" w:rsidR="001D6E1E" w:rsidRPr="00093498" w:rsidRDefault="00817783" w:rsidP="00036805">
            <w:pPr>
              <w:rPr>
                <w:rFonts w:ascii="Times New Roman" w:hAnsi="Times New Roman" w:cs="Times New Roman"/>
                <w:sz w:val="16"/>
                <w:szCs w:val="16"/>
                <w:highlight w:val="yellow"/>
              </w:rPr>
            </w:pPr>
            <w:r w:rsidRPr="00817783">
              <w:rPr>
                <w:rFonts w:ascii="Times New Roman" w:eastAsia="Calibri" w:hAnsi="Times New Roman" w:cs="Times New Roman"/>
                <w:sz w:val="16"/>
                <w:szCs w:val="16"/>
              </w:rPr>
              <w:t>Architectural portability (McKinsey atomizability) × unpinned (no published measurement; bounded by enterprise contractual restrictions)</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9E7489A" w14:textId="22D65890" w:rsidR="001D6E1E" w:rsidRPr="00E33BC8" w:rsidRDefault="00E33BC8" w:rsidP="00036805">
            <w:pPr>
              <w:rPr>
                <w:rFonts w:ascii="Times New Roman" w:hAnsi="Times New Roman" w:cs="Times New Roman"/>
                <w:sz w:val="16"/>
                <w:szCs w:val="16"/>
              </w:rPr>
            </w:pPr>
            <w:r w:rsidRPr="00E33BC8">
              <w:rPr>
                <w:rFonts w:ascii="Times New Roman" w:eastAsia="Calibri" w:hAnsi="Times New Roman" w:cs="Times New Roman"/>
                <w:sz w:val="16"/>
                <w:szCs w:val="16"/>
              </w:rPr>
              <w:t>McKinsey (2025)</w:t>
            </w:r>
            <w:r w:rsidR="00DC42BA">
              <w:rPr>
                <w:rFonts w:ascii="Times New Roman" w:eastAsia="Calibri" w:hAnsi="Times New Roman" w:cs="Times New Roman"/>
                <w:sz w:val="16"/>
                <w:szCs w:val="16"/>
              </w:rPr>
              <w:t>[9]</w:t>
            </w:r>
            <w:r w:rsidRPr="00E33BC8">
              <w:rPr>
                <w:rFonts w:ascii="Times New Roman" w:eastAsia="Calibri" w:hAnsi="Times New Roman" w:cs="Times New Roman"/>
                <w:sz w:val="16"/>
                <w:szCs w:val="16"/>
              </w:rPr>
              <w:t>; Patel et al.</w:t>
            </w:r>
            <w:r w:rsidR="003729C7">
              <w:rPr>
                <w:rFonts w:ascii="Times New Roman" w:eastAsia="Calibri" w:hAnsi="Times New Roman" w:cs="Times New Roman"/>
                <w:sz w:val="16"/>
                <w:szCs w:val="16"/>
              </w:rPr>
              <w:t>[1</w:t>
            </w:r>
            <w:r w:rsidR="00766339">
              <w:rPr>
                <w:rFonts w:ascii="Times New Roman" w:eastAsia="Calibri" w:hAnsi="Times New Roman" w:cs="Times New Roman"/>
                <w:sz w:val="16"/>
                <w:szCs w:val="16"/>
              </w:rPr>
              <w:t>7</w:t>
            </w:r>
            <w:r w:rsidR="003729C7">
              <w:rPr>
                <w:rFonts w:ascii="Times New Roman" w:eastAsia="Calibri" w:hAnsi="Times New Roman" w:cs="Times New Roman"/>
                <w:sz w:val="16"/>
                <w:szCs w:val="16"/>
              </w:rPr>
              <w:t>]</w:t>
            </w:r>
            <w:r w:rsidRPr="00E33BC8">
              <w:rPr>
                <w:rFonts w:ascii="Times New Roman" w:eastAsia="Calibri" w:hAnsi="Times New Roman" w:cs="Times New Roman"/>
                <w:sz w:val="16"/>
                <w:szCs w:val="16"/>
              </w:rPr>
              <w:t>, ISCA (2024); Zhong et al., OSDI (2024)</w:t>
            </w:r>
            <w:r w:rsidR="00DC42BA">
              <w:rPr>
                <w:rFonts w:ascii="Times New Roman" w:eastAsia="Calibri" w:hAnsi="Times New Roman" w:cs="Times New Roman"/>
                <w:sz w:val="16"/>
                <w:szCs w:val="16"/>
              </w:rPr>
              <w:t>[1</w:t>
            </w:r>
            <w:r w:rsidR="00766339">
              <w:rPr>
                <w:rFonts w:ascii="Times New Roman" w:eastAsia="Calibri" w:hAnsi="Times New Roman" w:cs="Times New Roman"/>
                <w:sz w:val="16"/>
                <w:szCs w:val="16"/>
              </w:rPr>
              <w:t>8</w:t>
            </w:r>
            <w:r w:rsidR="00DC42BA">
              <w:rPr>
                <w:rFonts w:ascii="Times New Roman" w:eastAsia="Calibri" w:hAnsi="Times New Roman" w:cs="Times New Roman"/>
                <w:sz w:val="16"/>
                <w:szCs w:val="16"/>
              </w:rPr>
              <w:t>]</w:t>
            </w:r>
            <w:r w:rsidRPr="00E33BC8">
              <w:rPr>
                <w:rFonts w:ascii="Times New Roman" w:eastAsia="Calibri" w:hAnsi="Times New Roman" w:cs="Times New Roman"/>
                <w:sz w:val="16"/>
                <w:szCs w:val="16"/>
              </w:rPr>
              <w:t>; Qin et al. (2024)</w:t>
            </w:r>
            <w:r w:rsidR="00DC42BA">
              <w:rPr>
                <w:rFonts w:ascii="Times New Roman" w:eastAsia="Calibri" w:hAnsi="Times New Roman" w:cs="Times New Roman"/>
                <w:sz w:val="16"/>
                <w:szCs w:val="16"/>
              </w:rPr>
              <w:t>[1</w:t>
            </w:r>
            <w:r w:rsidR="00766339">
              <w:rPr>
                <w:rFonts w:ascii="Times New Roman" w:eastAsia="Calibri" w:hAnsi="Times New Roman" w:cs="Times New Roman"/>
                <w:sz w:val="16"/>
                <w:szCs w:val="16"/>
              </w:rPr>
              <w:t>9</w:t>
            </w:r>
            <w:r w:rsidR="00DC42BA">
              <w:rPr>
                <w:rFonts w:ascii="Times New Roman" w:eastAsia="Calibri" w:hAnsi="Times New Roman" w:cs="Times New Roman"/>
                <w:sz w:val="16"/>
                <w:szCs w:val="16"/>
              </w:rPr>
              <w:t>]</w:t>
            </w:r>
          </w:p>
        </w:tc>
      </w:tr>
      <w:tr w:rsidR="00710748" w:rsidRPr="00A025CD" w14:paraId="39E0592A" w14:textId="77777777" w:rsidTr="00AA2EA2">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D86F646" w14:textId="1720B168"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Spatial</w:t>
            </w:r>
          </w:p>
        </w:tc>
        <w:tc>
          <w:tcPr>
            <w:tcW w:w="936" w:type="dxa"/>
            <w:tcBorders>
              <w:top w:val="single" w:sz="4" w:space="0" w:color="666666"/>
              <w:left w:val="single" w:sz="4" w:space="0" w:color="666666"/>
              <w:bottom w:val="single" w:sz="4" w:space="0" w:color="666666"/>
              <w:right w:val="single" w:sz="4" w:space="0" w:color="666666"/>
            </w:tcBorders>
          </w:tcPr>
          <w:p w14:paraId="09A37DC2" w14:textId="3536C0B6"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Drain within window</w:t>
            </w:r>
          </w:p>
        </w:tc>
        <w:tc>
          <w:tcPr>
            <w:tcW w:w="140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DA2BD82" w14:textId="57C27D46"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DRAIN</w:t>
            </w:r>
            <w:del w:id="1443" w:author="Chris Dunlap" w:date="2026-05-10T22:36:00Z" w16du:dateUtc="2026-05-11T03:36:00Z">
              <w:r w:rsidDel="00702F1B">
                <w:rPr>
                  <w:rFonts w:ascii="Times New Roman" w:eastAsia="Calibri" w:hAnsi="Times New Roman" w:cs="Times New Roman"/>
                  <w:sz w:val="16"/>
                  <w:szCs w:val="16"/>
                </w:rPr>
                <w:delText>_</w:delText>
              </w:r>
            </w:del>
            <w:r w:rsidRPr="00702F1B">
              <w:rPr>
                <w:rFonts w:ascii="Times New Roman" w:eastAsia="Calibri" w:hAnsi="Times New Roman" w:cs="Times New Roman"/>
                <w:sz w:val="16"/>
                <w:szCs w:val="16"/>
                <w:vertAlign w:val="subscript"/>
                <w:rPrChange w:id="1444" w:author="Chris Dunlap" w:date="2026-05-10T22:36:00Z" w16du:dateUtc="2026-05-11T03:36:00Z">
                  <w:rPr>
                    <w:rFonts w:ascii="Times New Roman" w:eastAsia="Calibri" w:hAnsi="Times New Roman" w:cs="Times New Roman"/>
                    <w:sz w:val="16"/>
                    <w:szCs w:val="16"/>
                  </w:rPr>
                </w:rPrChange>
              </w:rPr>
              <w:t>ok</w:t>
            </w:r>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74D1B97" w14:textId="60C735A4" w:rsidR="001D6E1E" w:rsidRPr="003A1A7B" w:rsidRDefault="003A1A7B" w:rsidP="00036805">
            <w:pPr>
              <w:rPr>
                <w:rFonts w:ascii="Times New Roman" w:hAnsi="Times New Roman" w:cs="Times New Roman"/>
                <w:sz w:val="16"/>
                <w:szCs w:val="16"/>
              </w:rPr>
            </w:pPr>
            <w:r>
              <w:rPr>
                <w:rFonts w:ascii="Times New Roman" w:eastAsia="Calibri" w:hAnsi="Times New Roman" w:cs="Times New Roman"/>
                <w:sz w:val="16"/>
                <w:szCs w:val="16"/>
              </w:rPr>
              <w:t>0.9</w:t>
            </w:r>
            <w:r w:rsidR="00817783">
              <w:rPr>
                <w:rFonts w:ascii="Times New Roman" w:eastAsia="Calibri" w:hAnsi="Times New Roman" w:cs="Times New Roman"/>
                <w:sz w:val="16"/>
                <w:szCs w:val="16"/>
              </w:rPr>
              <w:t>5</w:t>
            </w:r>
          </w:p>
        </w:tc>
        <w:tc>
          <w:tcPr>
            <w:tcW w:w="189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42830F9" w14:textId="4D4323A1" w:rsidR="001D6E1E" w:rsidRPr="00093498" w:rsidRDefault="003A1A7B" w:rsidP="00036805">
            <w:pPr>
              <w:rPr>
                <w:rFonts w:ascii="Times New Roman" w:hAnsi="Times New Roman" w:cs="Times New Roman"/>
                <w:sz w:val="16"/>
                <w:szCs w:val="16"/>
                <w:highlight w:val="yellow"/>
              </w:rPr>
            </w:pPr>
            <w:r w:rsidRPr="003A1A7B">
              <w:rPr>
                <w:rFonts w:ascii="Times New Roman" w:eastAsia="Calibri" w:hAnsi="Times New Roman" w:cs="Times New Roman"/>
                <w:sz w:val="16"/>
                <w:szCs w:val="16"/>
              </w:rPr>
              <w:t>Uniform[0.90,0.98]</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4EB6E04" w14:textId="15D66214" w:rsidR="001D6E1E" w:rsidRPr="00093498" w:rsidRDefault="00817783" w:rsidP="00036805">
            <w:pPr>
              <w:rPr>
                <w:rFonts w:ascii="Times New Roman" w:hAnsi="Times New Roman" w:cs="Times New Roman"/>
                <w:sz w:val="16"/>
                <w:szCs w:val="16"/>
                <w:highlight w:val="yellow"/>
              </w:rPr>
            </w:pPr>
            <w:r w:rsidRPr="00817783">
              <w:rPr>
                <w:rFonts w:ascii="Times New Roman" w:eastAsia="Calibri" w:hAnsi="Times New Roman" w:cs="Times New Roman"/>
                <w:sz w:val="16"/>
                <w:szCs w:val="16"/>
              </w:rPr>
              <w:t>P99 drain times 4.5–12.1 s vs. 10-minute minimum dispatch window</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6E853B7" w14:textId="1817AF46" w:rsidR="001D6E1E" w:rsidRPr="00E33BC8" w:rsidRDefault="001D6E1E" w:rsidP="00036805">
            <w:pPr>
              <w:rPr>
                <w:rFonts w:ascii="Times New Roman" w:hAnsi="Times New Roman" w:cs="Times New Roman"/>
                <w:sz w:val="16"/>
                <w:szCs w:val="16"/>
              </w:rPr>
            </w:pPr>
            <w:r w:rsidRPr="00E33BC8">
              <w:rPr>
                <w:rFonts w:ascii="Times New Roman" w:eastAsia="Calibri" w:hAnsi="Times New Roman" w:cs="Times New Roman"/>
                <w:sz w:val="16"/>
                <w:szCs w:val="16"/>
              </w:rPr>
              <w:t xml:space="preserve">This paper, Section </w:t>
            </w:r>
            <w:r w:rsidR="00E33BC8" w:rsidRPr="00E33BC8">
              <w:rPr>
                <w:rFonts w:ascii="Times New Roman" w:eastAsia="Calibri" w:hAnsi="Times New Roman" w:cs="Times New Roman"/>
                <w:sz w:val="16"/>
                <w:szCs w:val="16"/>
              </w:rPr>
              <w:t>4</w:t>
            </w:r>
          </w:p>
        </w:tc>
      </w:tr>
      <w:tr w:rsidR="00710748" w:rsidRPr="00A025CD" w14:paraId="469CBED1" w14:textId="77777777" w:rsidTr="00AA2EA2">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EC9773F" w14:textId="3A778AF4"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Spatial</w:t>
            </w:r>
          </w:p>
        </w:tc>
        <w:tc>
          <w:tcPr>
            <w:tcW w:w="936" w:type="dxa"/>
            <w:tcBorders>
              <w:top w:val="single" w:sz="4" w:space="0" w:color="666666"/>
              <w:left w:val="single" w:sz="4" w:space="0" w:color="666666"/>
              <w:bottom w:val="single" w:sz="4" w:space="0" w:color="666666"/>
              <w:right w:val="single" w:sz="4" w:space="0" w:color="666666"/>
            </w:tcBorders>
          </w:tcPr>
          <w:p w14:paraId="3475D5FC" w14:textId="74F9289E"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Destination region availability</w:t>
            </w:r>
          </w:p>
        </w:tc>
        <w:tc>
          <w:tcPr>
            <w:tcW w:w="140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1F0A7AB" w14:textId="411E0998"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DEST</w:t>
            </w:r>
            <w:del w:id="1445" w:author="Chris Dunlap" w:date="2026-05-10T22:36:00Z" w16du:dateUtc="2026-05-11T03:36:00Z">
              <w:r w:rsidDel="00702F1B">
                <w:rPr>
                  <w:rFonts w:ascii="Times New Roman" w:eastAsia="Calibri" w:hAnsi="Times New Roman" w:cs="Times New Roman"/>
                  <w:sz w:val="16"/>
                  <w:szCs w:val="16"/>
                </w:rPr>
                <w:delText>_</w:delText>
              </w:r>
            </w:del>
            <w:r w:rsidRPr="00702F1B">
              <w:rPr>
                <w:rFonts w:ascii="Times New Roman" w:eastAsia="Calibri" w:hAnsi="Times New Roman" w:cs="Times New Roman"/>
                <w:sz w:val="16"/>
                <w:szCs w:val="16"/>
                <w:vertAlign w:val="subscript"/>
                <w:rPrChange w:id="1446" w:author="Chris Dunlap" w:date="2026-05-10T22:36:00Z" w16du:dateUtc="2026-05-11T03:36:00Z">
                  <w:rPr>
                    <w:rFonts w:ascii="Times New Roman" w:eastAsia="Calibri" w:hAnsi="Times New Roman" w:cs="Times New Roman"/>
                    <w:sz w:val="16"/>
                    <w:szCs w:val="16"/>
                  </w:rPr>
                </w:rPrChange>
              </w:rPr>
              <w:t>avail</w:t>
            </w:r>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85D27A8" w14:textId="27728384" w:rsidR="001D6E1E" w:rsidRPr="003A1A7B" w:rsidRDefault="003A1A7B" w:rsidP="00036805">
            <w:pPr>
              <w:rPr>
                <w:rFonts w:ascii="Times New Roman" w:hAnsi="Times New Roman" w:cs="Times New Roman"/>
                <w:sz w:val="16"/>
                <w:szCs w:val="16"/>
              </w:rPr>
            </w:pPr>
            <w:r w:rsidRPr="003A1A7B">
              <w:rPr>
                <w:rFonts w:ascii="Times New Roman" w:eastAsia="Calibri" w:hAnsi="Times New Roman" w:cs="Times New Roman"/>
                <w:sz w:val="16"/>
                <w:szCs w:val="16"/>
              </w:rPr>
              <w:t>Observed</w:t>
            </w:r>
          </w:p>
        </w:tc>
        <w:tc>
          <w:tcPr>
            <w:tcW w:w="189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8C73E62" w14:textId="33817FD7" w:rsidR="001D6E1E" w:rsidRPr="00093498" w:rsidRDefault="003A1A7B" w:rsidP="00036805">
            <w:pPr>
              <w:rPr>
                <w:rFonts w:ascii="Times New Roman" w:hAnsi="Times New Roman" w:cs="Times New Roman"/>
                <w:sz w:val="16"/>
                <w:szCs w:val="16"/>
                <w:highlight w:val="yellow"/>
              </w:rPr>
            </w:pPr>
            <w:r w:rsidRPr="003A1A7B">
              <w:rPr>
                <w:rFonts w:ascii="Times New Roman" w:eastAsia="Calibri" w:hAnsi="Times New Roman" w:cs="Times New Roman"/>
                <w:sz w:val="16"/>
                <w:szCs w:val="16"/>
              </w:rPr>
              <w:t>Per-hour from data</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EB11416" w14:textId="1B3862DE" w:rsidR="001D6E1E" w:rsidRPr="00093498" w:rsidRDefault="00817783" w:rsidP="00036805">
            <w:pPr>
              <w:rPr>
                <w:rFonts w:ascii="Times New Roman" w:eastAsia="Calibri" w:hAnsi="Times New Roman" w:cs="Times New Roman"/>
                <w:sz w:val="16"/>
                <w:szCs w:val="16"/>
                <w:highlight w:val="yellow"/>
              </w:rPr>
            </w:pPr>
            <w:r w:rsidRPr="00817783">
              <w:rPr>
                <w:rFonts w:ascii="Times New Roman" w:eastAsia="Calibri" w:hAnsi="Times New Roman" w:cs="Times New Roman"/>
                <w:sz w:val="16"/>
                <w:szCs w:val="16"/>
              </w:rPr>
              <w:t>200 ComEd stress hours × unstressed-destination capacities from day-ahead LMP across five RTOs; capacity-weighted any-destination availability 94.5%</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A5C6BB4" w14:textId="672500B7" w:rsidR="001D6E1E" w:rsidRPr="00093498" w:rsidRDefault="00E33BC8" w:rsidP="00552814">
            <w:pPr>
              <w:rPr>
                <w:rFonts w:ascii="Times New Roman" w:eastAsia="Calibri" w:hAnsi="Times New Roman" w:cs="Times New Roman"/>
                <w:sz w:val="16"/>
                <w:szCs w:val="16"/>
                <w:highlight w:val="yellow"/>
              </w:rPr>
            </w:pPr>
            <w:r w:rsidRPr="00E33BC8">
              <w:rPr>
                <w:rFonts w:ascii="Times New Roman" w:eastAsia="Calibri" w:hAnsi="Times New Roman" w:cs="Times New Roman"/>
                <w:sz w:val="16"/>
                <w:szCs w:val="16"/>
              </w:rPr>
              <w:t>This paper, Section 3; IEA (2025)</w:t>
            </w:r>
            <w:r w:rsidR="00FA589C">
              <w:rPr>
                <w:rFonts w:ascii="Times New Roman" w:eastAsia="Calibri" w:hAnsi="Times New Roman" w:cs="Times New Roman"/>
                <w:sz w:val="16"/>
                <w:szCs w:val="16"/>
              </w:rPr>
              <w:t>[4]</w:t>
            </w:r>
          </w:p>
        </w:tc>
      </w:tr>
      <w:tr w:rsidR="00710748" w:rsidRPr="00A025CD" w14:paraId="50F58CC2" w14:textId="77777777" w:rsidTr="00AA2EA2">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6513D75" w14:textId="3FBECCE9"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Spatial</w:t>
            </w:r>
          </w:p>
        </w:tc>
        <w:tc>
          <w:tcPr>
            <w:tcW w:w="936" w:type="dxa"/>
            <w:tcBorders>
              <w:top w:val="single" w:sz="4" w:space="0" w:color="666666"/>
              <w:left w:val="single" w:sz="4" w:space="0" w:color="666666"/>
              <w:bottom w:val="single" w:sz="4" w:space="0" w:color="666666"/>
              <w:right w:val="single" w:sz="4" w:space="0" w:color="666666"/>
            </w:tcBorders>
          </w:tcPr>
          <w:p w14:paraId="19E26A05" w14:textId="76AD2143"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Destination compute absorption</w:t>
            </w:r>
          </w:p>
        </w:tc>
        <w:tc>
          <w:tcPr>
            <w:tcW w:w="140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5AF69B2" w14:textId="29917FA5" w:rsidR="001D6E1E" w:rsidRPr="00A025CD" w:rsidRDefault="001D6E1E" w:rsidP="00036805">
            <w:pPr>
              <w:rPr>
                <w:rFonts w:ascii="Times New Roman" w:hAnsi="Times New Roman" w:cs="Times New Roman"/>
                <w:sz w:val="16"/>
                <w:szCs w:val="16"/>
              </w:rPr>
            </w:pPr>
            <w:r w:rsidRPr="00A025CD">
              <w:rPr>
                <w:rFonts w:ascii="Times New Roman" w:eastAsia="Calibri" w:hAnsi="Times New Roman" w:cs="Times New Roman"/>
                <w:sz w:val="16"/>
                <w:szCs w:val="16"/>
              </w:rPr>
              <w:t>D</w:t>
            </w:r>
            <w:r w:rsidR="005657DD">
              <w:rPr>
                <w:rFonts w:ascii="Times New Roman" w:eastAsia="Calibri" w:hAnsi="Times New Roman" w:cs="Times New Roman"/>
                <w:sz w:val="16"/>
                <w:szCs w:val="16"/>
              </w:rPr>
              <w:t>EST</w:t>
            </w:r>
            <w:del w:id="1447" w:author="Chris Dunlap" w:date="2026-05-10T22:36:00Z" w16du:dateUtc="2026-05-11T03:36:00Z">
              <w:r w:rsidR="005657DD" w:rsidDel="00702F1B">
                <w:rPr>
                  <w:rFonts w:ascii="Times New Roman" w:eastAsia="Calibri" w:hAnsi="Times New Roman" w:cs="Times New Roman"/>
                  <w:sz w:val="16"/>
                  <w:szCs w:val="16"/>
                </w:rPr>
                <w:delText>_</w:delText>
              </w:r>
            </w:del>
            <w:r w:rsidR="005657DD" w:rsidRPr="00702F1B">
              <w:rPr>
                <w:rFonts w:ascii="Times New Roman" w:eastAsia="Calibri" w:hAnsi="Times New Roman" w:cs="Times New Roman"/>
                <w:sz w:val="16"/>
                <w:szCs w:val="16"/>
                <w:vertAlign w:val="subscript"/>
                <w:rPrChange w:id="1448" w:author="Chris Dunlap" w:date="2026-05-10T22:36:00Z" w16du:dateUtc="2026-05-11T03:36:00Z">
                  <w:rPr>
                    <w:rFonts w:ascii="Times New Roman" w:eastAsia="Calibri" w:hAnsi="Times New Roman" w:cs="Times New Roman"/>
                    <w:sz w:val="16"/>
                    <w:szCs w:val="16"/>
                  </w:rPr>
                </w:rPrChange>
              </w:rPr>
              <w:t>absorp</w:t>
            </w:r>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576DAB5" w14:textId="4775129B" w:rsidR="001D6E1E" w:rsidRPr="003A1A7B" w:rsidRDefault="003A1A7B" w:rsidP="00036805">
            <w:pPr>
              <w:rPr>
                <w:rFonts w:ascii="Times New Roman" w:hAnsi="Times New Roman" w:cs="Times New Roman"/>
                <w:sz w:val="16"/>
                <w:szCs w:val="16"/>
              </w:rPr>
            </w:pPr>
            <w:r w:rsidRPr="003A1A7B">
              <w:rPr>
                <w:rFonts w:ascii="Times New Roman" w:eastAsia="Calibri" w:hAnsi="Times New Roman" w:cs="Times New Roman"/>
                <w:sz w:val="16"/>
                <w:szCs w:val="16"/>
              </w:rPr>
              <w:t>0.30</w:t>
            </w:r>
          </w:p>
        </w:tc>
        <w:tc>
          <w:tcPr>
            <w:tcW w:w="189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BB13423" w14:textId="0D85CADF" w:rsidR="001D6E1E" w:rsidRPr="003A1A7B" w:rsidRDefault="003A1A7B" w:rsidP="00036805">
            <w:pPr>
              <w:rPr>
                <w:rFonts w:ascii="Times New Roman" w:hAnsi="Times New Roman" w:cs="Times New Roman"/>
                <w:sz w:val="16"/>
                <w:szCs w:val="16"/>
              </w:rPr>
            </w:pPr>
            <w:r w:rsidRPr="003A1A7B">
              <w:rPr>
                <w:rFonts w:ascii="Times New Roman" w:eastAsia="Calibri" w:hAnsi="Times New Roman" w:cs="Times New Roman"/>
                <w:sz w:val="16"/>
                <w:szCs w:val="16"/>
              </w:rPr>
              <w:t>Uniform[0.15,0.55]</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829E925" w14:textId="3D2AA54F" w:rsidR="001D6E1E" w:rsidRPr="00093498" w:rsidRDefault="00817783" w:rsidP="00036805">
            <w:pPr>
              <w:rPr>
                <w:rFonts w:ascii="Times New Roman" w:hAnsi="Times New Roman" w:cs="Times New Roman"/>
                <w:sz w:val="16"/>
                <w:szCs w:val="16"/>
                <w:highlight w:val="yellow"/>
              </w:rPr>
            </w:pPr>
            <w:r w:rsidRPr="00817783">
              <w:rPr>
                <w:rFonts w:ascii="Times New Roman" w:eastAsia="Calibri" w:hAnsi="Times New Roman" w:cs="Times New Roman"/>
                <w:sz w:val="16"/>
                <w:szCs w:val="16"/>
              </w:rPr>
              <w:t>Headroom × hardware compatibility × pre-staging; literature dispute on utilization (LBNL 40%, IEA 90%, Knittel 80%, Zhou 8</w:t>
            </w:r>
            <w:r w:rsidR="005D043C">
              <w:rPr>
                <w:rFonts w:ascii="Times New Roman" w:eastAsia="Calibri" w:hAnsi="Times New Roman" w:cs="Times New Roman"/>
                <w:sz w:val="16"/>
                <w:szCs w:val="16"/>
              </w:rPr>
              <w:t>1</w:t>
            </w:r>
            <w:r w:rsidRPr="00817783">
              <w:rPr>
                <w:rFonts w:ascii="Times New Roman" w:eastAsia="Calibri" w:hAnsi="Times New Roman" w:cs="Times New Roman"/>
                <w:sz w:val="16"/>
                <w:szCs w:val="16"/>
              </w:rPr>
              <w:t>%, Guidi 75%, Uptime &lt;40%)</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AE226C0" w14:textId="53068508" w:rsidR="001D6E1E" w:rsidRPr="00093498" w:rsidRDefault="00E33BC8" w:rsidP="00036805">
            <w:pPr>
              <w:rPr>
                <w:rFonts w:ascii="Times New Roman" w:hAnsi="Times New Roman" w:cs="Times New Roman"/>
                <w:sz w:val="16"/>
                <w:szCs w:val="16"/>
                <w:highlight w:val="yellow"/>
              </w:rPr>
            </w:pPr>
            <w:r w:rsidRPr="00E33BC8">
              <w:rPr>
                <w:rFonts w:ascii="Times New Roman" w:eastAsia="Calibri" w:hAnsi="Times New Roman" w:cs="Times New Roman"/>
                <w:sz w:val="16"/>
                <w:szCs w:val="16"/>
              </w:rPr>
              <w:t>Shehabi et al., LBNL (2024)</w:t>
            </w:r>
            <w:r w:rsidR="003729C7">
              <w:rPr>
                <w:rFonts w:ascii="Times New Roman" w:eastAsia="Calibri" w:hAnsi="Times New Roman" w:cs="Times New Roman"/>
                <w:sz w:val="16"/>
                <w:szCs w:val="16"/>
              </w:rPr>
              <w:t>[3]</w:t>
            </w:r>
            <w:r w:rsidRPr="00E33BC8">
              <w:rPr>
                <w:rFonts w:ascii="Times New Roman" w:eastAsia="Calibri" w:hAnsi="Times New Roman" w:cs="Times New Roman"/>
                <w:sz w:val="16"/>
                <w:szCs w:val="16"/>
              </w:rPr>
              <w:t>; IEA (2025)</w:t>
            </w:r>
            <w:r w:rsidR="00FA589C">
              <w:rPr>
                <w:rFonts w:ascii="Times New Roman" w:eastAsia="Calibri" w:hAnsi="Times New Roman" w:cs="Times New Roman"/>
                <w:sz w:val="16"/>
                <w:szCs w:val="16"/>
              </w:rPr>
              <w:t>[4]</w:t>
            </w:r>
            <w:r w:rsidRPr="00E33BC8">
              <w:rPr>
                <w:rFonts w:ascii="Times New Roman" w:eastAsia="Calibri" w:hAnsi="Times New Roman" w:cs="Times New Roman"/>
                <w:sz w:val="16"/>
                <w:szCs w:val="16"/>
              </w:rPr>
              <w:t>; Zhou et al. (2024)</w:t>
            </w:r>
            <w:r w:rsidR="00FA589C">
              <w:rPr>
                <w:rFonts w:ascii="Times New Roman" w:eastAsia="Calibri" w:hAnsi="Times New Roman" w:cs="Times New Roman"/>
                <w:sz w:val="16"/>
                <w:szCs w:val="16"/>
              </w:rPr>
              <w:t>[10]</w:t>
            </w:r>
            <w:r w:rsidRPr="00E33BC8">
              <w:rPr>
                <w:rFonts w:ascii="Times New Roman" w:eastAsia="Calibri" w:hAnsi="Times New Roman" w:cs="Times New Roman"/>
                <w:sz w:val="16"/>
                <w:szCs w:val="16"/>
              </w:rPr>
              <w:t>; Knittel et al. (2025)</w:t>
            </w:r>
            <w:r w:rsidR="00FA589C">
              <w:rPr>
                <w:rFonts w:ascii="Times New Roman" w:eastAsia="Calibri" w:hAnsi="Times New Roman" w:cs="Times New Roman"/>
                <w:sz w:val="16"/>
                <w:szCs w:val="16"/>
              </w:rPr>
              <w:t>[1</w:t>
            </w:r>
            <w:r w:rsidR="00766339">
              <w:rPr>
                <w:rFonts w:ascii="Times New Roman" w:eastAsia="Calibri" w:hAnsi="Times New Roman" w:cs="Times New Roman"/>
                <w:sz w:val="16"/>
                <w:szCs w:val="16"/>
              </w:rPr>
              <w:t>5</w:t>
            </w:r>
            <w:r w:rsidR="00FA589C">
              <w:rPr>
                <w:rFonts w:ascii="Times New Roman" w:eastAsia="Calibri" w:hAnsi="Times New Roman" w:cs="Times New Roman"/>
                <w:sz w:val="16"/>
                <w:szCs w:val="16"/>
              </w:rPr>
              <w:t>]</w:t>
            </w:r>
            <w:r w:rsidRPr="00E33BC8">
              <w:rPr>
                <w:rFonts w:ascii="Times New Roman" w:eastAsia="Calibri" w:hAnsi="Times New Roman" w:cs="Times New Roman"/>
                <w:sz w:val="16"/>
                <w:szCs w:val="16"/>
              </w:rPr>
              <w:t>; NVIDIA CUDA documentation</w:t>
            </w:r>
            <w:r w:rsidR="00FA589C">
              <w:rPr>
                <w:rFonts w:ascii="Times New Roman" w:eastAsia="Calibri" w:hAnsi="Times New Roman" w:cs="Times New Roman"/>
                <w:sz w:val="16"/>
                <w:szCs w:val="16"/>
              </w:rPr>
              <w:t>[</w:t>
            </w:r>
            <w:r w:rsidR="00D87871">
              <w:rPr>
                <w:rFonts w:ascii="Times New Roman" w:eastAsia="Calibri" w:hAnsi="Times New Roman" w:cs="Times New Roman"/>
                <w:sz w:val="16"/>
                <w:szCs w:val="16"/>
              </w:rPr>
              <w:t>20</w:t>
            </w:r>
            <w:r w:rsidR="00FA589C">
              <w:rPr>
                <w:rFonts w:ascii="Times New Roman" w:eastAsia="Calibri" w:hAnsi="Times New Roman" w:cs="Times New Roman"/>
                <w:sz w:val="16"/>
                <w:szCs w:val="16"/>
              </w:rPr>
              <w:t>]</w:t>
            </w:r>
            <w:r w:rsidRPr="00E33BC8">
              <w:rPr>
                <w:rFonts w:ascii="Times New Roman" w:eastAsia="Calibri" w:hAnsi="Times New Roman" w:cs="Times New Roman"/>
                <w:sz w:val="16"/>
                <w:szCs w:val="16"/>
              </w:rPr>
              <w:t>; NVIDIA Run:ai Model Streamer (2025)</w:t>
            </w:r>
            <w:r w:rsidR="00FA589C">
              <w:rPr>
                <w:rFonts w:ascii="Times New Roman" w:eastAsia="Calibri" w:hAnsi="Times New Roman" w:cs="Times New Roman"/>
                <w:sz w:val="16"/>
                <w:szCs w:val="16"/>
              </w:rPr>
              <w:t>[</w:t>
            </w:r>
            <w:r w:rsidR="00482036">
              <w:rPr>
                <w:rFonts w:ascii="Times New Roman" w:eastAsia="Calibri" w:hAnsi="Times New Roman" w:cs="Times New Roman"/>
                <w:sz w:val="16"/>
                <w:szCs w:val="16"/>
              </w:rPr>
              <w:t>2</w:t>
            </w:r>
            <w:r w:rsidR="00D87871">
              <w:rPr>
                <w:rFonts w:ascii="Times New Roman" w:eastAsia="Calibri" w:hAnsi="Times New Roman" w:cs="Times New Roman"/>
                <w:sz w:val="16"/>
                <w:szCs w:val="16"/>
              </w:rPr>
              <w:t>1</w:t>
            </w:r>
            <w:r w:rsidR="00FA589C">
              <w:rPr>
                <w:rFonts w:ascii="Times New Roman" w:eastAsia="Calibri" w:hAnsi="Times New Roman" w:cs="Times New Roman"/>
                <w:sz w:val="16"/>
                <w:szCs w:val="16"/>
              </w:rPr>
              <w:t>]</w:t>
            </w:r>
          </w:p>
        </w:tc>
      </w:tr>
      <w:tr w:rsidR="00710748" w:rsidRPr="00A025CD" w14:paraId="1F487BF8" w14:textId="77777777" w:rsidTr="00AA2EA2">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725D5CD" w14:textId="69D2F287"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 xml:space="preserve">Spatial </w:t>
            </w:r>
          </w:p>
        </w:tc>
        <w:tc>
          <w:tcPr>
            <w:tcW w:w="936" w:type="dxa"/>
            <w:tcBorders>
              <w:top w:val="single" w:sz="4" w:space="0" w:color="666666"/>
              <w:left w:val="single" w:sz="4" w:space="0" w:color="666666"/>
              <w:bottom w:val="single" w:sz="4" w:space="0" w:color="666666"/>
              <w:right w:val="single" w:sz="4" w:space="0" w:color="666666"/>
            </w:tcBorders>
          </w:tcPr>
          <w:p w14:paraId="7EF75135" w14:textId="3F9303C7"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Network adequacy</w:t>
            </w:r>
          </w:p>
        </w:tc>
        <w:tc>
          <w:tcPr>
            <w:tcW w:w="140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18805D3" w14:textId="6829D768"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NET</w:t>
            </w:r>
            <w:del w:id="1449" w:author="Chris Dunlap" w:date="2026-05-10T22:36:00Z" w16du:dateUtc="2026-05-11T03:36:00Z">
              <w:r w:rsidDel="00702F1B">
                <w:rPr>
                  <w:rFonts w:ascii="Times New Roman" w:eastAsia="Calibri" w:hAnsi="Times New Roman" w:cs="Times New Roman"/>
                  <w:sz w:val="16"/>
                  <w:szCs w:val="16"/>
                </w:rPr>
                <w:delText>_</w:delText>
              </w:r>
            </w:del>
            <w:r w:rsidRPr="00702F1B">
              <w:rPr>
                <w:rFonts w:ascii="Times New Roman" w:eastAsia="Calibri" w:hAnsi="Times New Roman" w:cs="Times New Roman"/>
                <w:sz w:val="16"/>
                <w:szCs w:val="16"/>
                <w:vertAlign w:val="subscript"/>
                <w:rPrChange w:id="1450" w:author="Chris Dunlap" w:date="2026-05-10T22:36:00Z" w16du:dateUtc="2026-05-11T03:36:00Z">
                  <w:rPr>
                    <w:rFonts w:ascii="Times New Roman" w:eastAsia="Calibri" w:hAnsi="Times New Roman" w:cs="Times New Roman"/>
                    <w:sz w:val="16"/>
                    <w:szCs w:val="16"/>
                  </w:rPr>
                </w:rPrChange>
              </w:rPr>
              <w:t>ok</w:t>
            </w:r>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A5415F0" w14:textId="10C02514" w:rsidR="001D6E1E" w:rsidRPr="003A1A7B" w:rsidRDefault="001D6E1E" w:rsidP="00036805">
            <w:pPr>
              <w:rPr>
                <w:rFonts w:ascii="Times New Roman" w:hAnsi="Times New Roman" w:cs="Times New Roman"/>
                <w:sz w:val="16"/>
                <w:szCs w:val="16"/>
              </w:rPr>
            </w:pPr>
            <w:r w:rsidRPr="003A1A7B">
              <w:rPr>
                <w:rFonts w:ascii="Times New Roman" w:eastAsia="Calibri" w:hAnsi="Times New Roman" w:cs="Times New Roman"/>
                <w:sz w:val="16"/>
                <w:szCs w:val="16"/>
              </w:rPr>
              <w:t>0.</w:t>
            </w:r>
            <w:r w:rsidR="003A1A7B" w:rsidRPr="003A1A7B">
              <w:rPr>
                <w:rFonts w:ascii="Times New Roman" w:eastAsia="Calibri" w:hAnsi="Times New Roman" w:cs="Times New Roman"/>
                <w:sz w:val="16"/>
                <w:szCs w:val="16"/>
              </w:rPr>
              <w:t>98</w:t>
            </w:r>
          </w:p>
        </w:tc>
        <w:tc>
          <w:tcPr>
            <w:tcW w:w="189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6DA916C" w14:textId="16E2951C" w:rsidR="001D6E1E" w:rsidRPr="00093498" w:rsidRDefault="001D6E1E" w:rsidP="00036805">
            <w:pPr>
              <w:rPr>
                <w:rFonts w:ascii="Times New Roman" w:hAnsi="Times New Roman" w:cs="Times New Roman"/>
                <w:sz w:val="16"/>
                <w:szCs w:val="16"/>
                <w:highlight w:val="yellow"/>
              </w:rPr>
            </w:pPr>
            <w:r w:rsidRPr="003A1A7B">
              <w:rPr>
                <w:rFonts w:ascii="Times New Roman" w:eastAsia="Calibri" w:hAnsi="Times New Roman" w:cs="Times New Roman"/>
                <w:sz w:val="16"/>
                <w:szCs w:val="16"/>
              </w:rPr>
              <w:t>Uniform[0.</w:t>
            </w:r>
            <w:r w:rsidR="003A1A7B" w:rsidRPr="003A1A7B">
              <w:rPr>
                <w:rFonts w:ascii="Times New Roman" w:eastAsia="Calibri" w:hAnsi="Times New Roman" w:cs="Times New Roman"/>
                <w:sz w:val="16"/>
                <w:szCs w:val="16"/>
              </w:rPr>
              <w:t>95</w:t>
            </w:r>
            <w:r w:rsidRPr="003A1A7B">
              <w:rPr>
                <w:rFonts w:ascii="Times New Roman" w:eastAsia="Calibri" w:hAnsi="Times New Roman" w:cs="Times New Roman"/>
                <w:sz w:val="16"/>
                <w:szCs w:val="16"/>
              </w:rPr>
              <w:t>, 0.</w:t>
            </w:r>
            <w:r w:rsidR="003A1A7B" w:rsidRPr="003A1A7B">
              <w:rPr>
                <w:rFonts w:ascii="Times New Roman" w:eastAsia="Calibri" w:hAnsi="Times New Roman" w:cs="Times New Roman"/>
                <w:sz w:val="16"/>
                <w:szCs w:val="16"/>
              </w:rPr>
              <w:t>995</w:t>
            </w:r>
            <w:r w:rsidRPr="003A1A7B">
              <w:rPr>
                <w:rFonts w:ascii="Times New Roman" w:eastAsia="Calibri" w:hAnsi="Times New Roman" w:cs="Times New Roman"/>
                <w:sz w:val="16"/>
                <w:szCs w:val="16"/>
              </w:rPr>
              <w:t>]</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A09BD7D" w14:textId="7DDCDF21" w:rsidR="001D6E1E" w:rsidRPr="00093498" w:rsidRDefault="00817783" w:rsidP="00036805">
            <w:pPr>
              <w:rPr>
                <w:rFonts w:ascii="Times New Roman" w:hAnsi="Times New Roman" w:cs="Times New Roman"/>
                <w:sz w:val="16"/>
                <w:szCs w:val="16"/>
                <w:highlight w:val="yellow"/>
              </w:rPr>
            </w:pPr>
            <w:r w:rsidRPr="00817783">
              <w:rPr>
                <w:rFonts w:ascii="Times New Roman" w:eastAsia="Calibri" w:hAnsi="Times New Roman" w:cs="Times New Roman"/>
                <w:sz w:val="16"/>
                <w:szCs w:val="16"/>
              </w:rPr>
              <w:t>Hyperscaler wavelength purchases on a single carrier grew 133% from 18.2 Tb (2020) to 42.4 Tb (2024); Azure inter-region P50 latencies; B4 globally-deployed W</w:t>
            </w:r>
            <w:ins w:id="1451" w:author="Chris Dunlap" w:date="2026-05-10T14:21:00Z" w16du:dateUtc="2026-05-10T19:21:00Z">
              <w:r w:rsidR="00501678">
                <w:rPr>
                  <w:rFonts w:ascii="Times New Roman" w:eastAsia="Calibri" w:hAnsi="Times New Roman" w:cs="Times New Roman"/>
                  <w:sz w:val="16"/>
                  <w:szCs w:val="16"/>
                </w:rPr>
                <w:t>ide Area Network (WAN)</w:t>
              </w:r>
            </w:ins>
            <w:del w:id="1452" w:author="Chris Dunlap" w:date="2026-05-10T14:21:00Z" w16du:dateUtc="2026-05-10T19:21:00Z">
              <w:r w:rsidRPr="00817783" w:rsidDel="00501678">
                <w:rPr>
                  <w:rFonts w:ascii="Times New Roman" w:eastAsia="Calibri" w:hAnsi="Times New Roman" w:cs="Times New Roman"/>
                  <w:sz w:val="16"/>
                  <w:szCs w:val="16"/>
                </w:rPr>
                <w:delText>AN</w:delText>
              </w:r>
            </w:del>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2B75BC6" w14:textId="667C8D23" w:rsidR="001D6E1E" w:rsidRPr="00093498" w:rsidRDefault="00E33BC8" w:rsidP="00036805">
            <w:pPr>
              <w:rPr>
                <w:rFonts w:ascii="Times New Roman" w:eastAsia="Calibri" w:hAnsi="Times New Roman" w:cs="Times New Roman"/>
                <w:sz w:val="16"/>
                <w:szCs w:val="16"/>
                <w:highlight w:val="yellow"/>
              </w:rPr>
            </w:pPr>
            <w:r w:rsidRPr="00E33BC8">
              <w:rPr>
                <w:rFonts w:ascii="Times New Roman" w:eastAsia="Calibri" w:hAnsi="Times New Roman" w:cs="Times New Roman"/>
                <w:sz w:val="16"/>
                <w:szCs w:val="16"/>
              </w:rPr>
              <w:t>Jain et al., ACM SIGCOMM (2013)</w:t>
            </w:r>
            <w:r w:rsidR="00FA589C">
              <w:rPr>
                <w:rFonts w:ascii="Times New Roman" w:eastAsia="Calibri" w:hAnsi="Times New Roman" w:cs="Times New Roman"/>
                <w:sz w:val="16"/>
                <w:szCs w:val="16"/>
              </w:rPr>
              <w:t>[2</w:t>
            </w:r>
            <w:r w:rsidR="00D87871">
              <w:rPr>
                <w:rFonts w:ascii="Times New Roman" w:eastAsia="Calibri" w:hAnsi="Times New Roman" w:cs="Times New Roman"/>
                <w:sz w:val="16"/>
                <w:szCs w:val="16"/>
              </w:rPr>
              <w:t>2</w:t>
            </w:r>
            <w:r w:rsidR="00FA589C">
              <w:rPr>
                <w:rFonts w:ascii="Times New Roman" w:eastAsia="Calibri" w:hAnsi="Times New Roman" w:cs="Times New Roman"/>
                <w:sz w:val="16"/>
                <w:szCs w:val="16"/>
              </w:rPr>
              <w:t>]</w:t>
            </w:r>
            <w:r w:rsidRPr="00E33BC8">
              <w:rPr>
                <w:rFonts w:ascii="Times New Roman" w:eastAsia="Calibri" w:hAnsi="Times New Roman" w:cs="Times New Roman"/>
                <w:sz w:val="16"/>
                <w:szCs w:val="16"/>
              </w:rPr>
              <w:t>; Zayo (2025)</w:t>
            </w:r>
            <w:r w:rsidR="00FA589C">
              <w:rPr>
                <w:rFonts w:ascii="Times New Roman" w:eastAsia="Calibri" w:hAnsi="Times New Roman" w:cs="Times New Roman"/>
                <w:sz w:val="16"/>
                <w:szCs w:val="16"/>
              </w:rPr>
              <w:t>[2</w:t>
            </w:r>
            <w:r w:rsidR="00D87871">
              <w:rPr>
                <w:rFonts w:ascii="Times New Roman" w:eastAsia="Calibri" w:hAnsi="Times New Roman" w:cs="Times New Roman"/>
                <w:sz w:val="16"/>
                <w:szCs w:val="16"/>
              </w:rPr>
              <w:t>3</w:t>
            </w:r>
            <w:r w:rsidR="00FA589C">
              <w:rPr>
                <w:rFonts w:ascii="Times New Roman" w:eastAsia="Calibri" w:hAnsi="Times New Roman" w:cs="Times New Roman"/>
                <w:sz w:val="16"/>
                <w:szCs w:val="16"/>
              </w:rPr>
              <w:t>]</w:t>
            </w:r>
          </w:p>
        </w:tc>
      </w:tr>
      <w:tr w:rsidR="00710748" w:rsidRPr="00A025CD" w14:paraId="33089705" w14:textId="77777777" w:rsidTr="00AA2EA2">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AC8A60C" w14:textId="79E3EE74"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Spatial</w:t>
            </w:r>
          </w:p>
        </w:tc>
        <w:tc>
          <w:tcPr>
            <w:tcW w:w="936" w:type="dxa"/>
            <w:tcBorders>
              <w:top w:val="single" w:sz="4" w:space="0" w:color="666666"/>
              <w:left w:val="single" w:sz="4" w:space="0" w:color="666666"/>
              <w:bottom w:val="single" w:sz="4" w:space="0" w:color="666666"/>
              <w:right w:val="single" w:sz="4" w:space="0" w:color="666666"/>
            </w:tcBorders>
          </w:tcPr>
          <w:p w14:paraId="43D77C1D" w14:textId="1ADF8DE3"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Orchestration reliability</w:t>
            </w:r>
          </w:p>
        </w:tc>
        <w:tc>
          <w:tcPr>
            <w:tcW w:w="140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E96E2BE" w14:textId="6FC332A5"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ORCH</w:t>
            </w:r>
            <w:del w:id="1453" w:author="Chris Dunlap" w:date="2026-05-10T22:37:00Z" w16du:dateUtc="2026-05-11T03:37:00Z">
              <w:r w:rsidRPr="00702F1B" w:rsidDel="00702F1B">
                <w:rPr>
                  <w:rFonts w:ascii="Times New Roman" w:eastAsia="Calibri" w:hAnsi="Times New Roman" w:cs="Times New Roman"/>
                  <w:sz w:val="16"/>
                  <w:szCs w:val="16"/>
                  <w:vertAlign w:val="subscript"/>
                  <w:rPrChange w:id="1454" w:author="Chris Dunlap" w:date="2026-05-10T22:37:00Z" w16du:dateUtc="2026-05-11T03:37:00Z">
                    <w:rPr>
                      <w:rFonts w:ascii="Times New Roman" w:eastAsia="Calibri" w:hAnsi="Times New Roman" w:cs="Times New Roman"/>
                      <w:sz w:val="16"/>
                      <w:szCs w:val="16"/>
                    </w:rPr>
                  </w:rPrChange>
                </w:rPr>
                <w:delText>_</w:delText>
              </w:r>
            </w:del>
            <w:r w:rsidRPr="00702F1B">
              <w:rPr>
                <w:rFonts w:ascii="Times New Roman" w:eastAsia="Calibri" w:hAnsi="Times New Roman" w:cs="Times New Roman"/>
                <w:sz w:val="16"/>
                <w:szCs w:val="16"/>
                <w:vertAlign w:val="subscript"/>
                <w:rPrChange w:id="1455" w:author="Chris Dunlap" w:date="2026-05-10T22:37:00Z" w16du:dateUtc="2026-05-11T03:37:00Z">
                  <w:rPr>
                    <w:rFonts w:ascii="Times New Roman" w:eastAsia="Calibri" w:hAnsi="Times New Roman" w:cs="Times New Roman"/>
                    <w:sz w:val="16"/>
                    <w:szCs w:val="16"/>
                  </w:rPr>
                </w:rPrChange>
              </w:rPr>
              <w:t>ok</w:t>
            </w:r>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D855855" w14:textId="432B5A50" w:rsidR="001D6E1E" w:rsidRPr="003A1A7B" w:rsidRDefault="001D6E1E" w:rsidP="00036805">
            <w:pPr>
              <w:rPr>
                <w:rFonts w:ascii="Times New Roman" w:hAnsi="Times New Roman" w:cs="Times New Roman"/>
                <w:sz w:val="16"/>
                <w:szCs w:val="16"/>
              </w:rPr>
            </w:pPr>
            <w:r w:rsidRPr="003A1A7B">
              <w:rPr>
                <w:rFonts w:ascii="Times New Roman" w:eastAsia="Calibri" w:hAnsi="Times New Roman" w:cs="Times New Roman"/>
                <w:sz w:val="16"/>
                <w:szCs w:val="16"/>
              </w:rPr>
              <w:t>0.</w:t>
            </w:r>
            <w:r w:rsidR="003A1A7B" w:rsidRPr="003A1A7B">
              <w:rPr>
                <w:rFonts w:ascii="Times New Roman" w:eastAsia="Calibri" w:hAnsi="Times New Roman" w:cs="Times New Roman"/>
                <w:sz w:val="16"/>
                <w:szCs w:val="16"/>
              </w:rPr>
              <w:t>95</w:t>
            </w:r>
          </w:p>
        </w:tc>
        <w:tc>
          <w:tcPr>
            <w:tcW w:w="189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F9A8F65" w14:textId="2A8E8492" w:rsidR="001D6E1E" w:rsidRPr="00093498" w:rsidRDefault="001D6E1E" w:rsidP="00036805">
            <w:pPr>
              <w:rPr>
                <w:rFonts w:ascii="Times New Roman" w:hAnsi="Times New Roman" w:cs="Times New Roman"/>
                <w:sz w:val="16"/>
                <w:szCs w:val="16"/>
                <w:highlight w:val="yellow"/>
              </w:rPr>
            </w:pPr>
            <w:r w:rsidRPr="003A1A7B">
              <w:rPr>
                <w:rFonts w:ascii="Times New Roman" w:eastAsia="Calibri" w:hAnsi="Times New Roman" w:cs="Times New Roman"/>
                <w:sz w:val="16"/>
                <w:szCs w:val="16"/>
              </w:rPr>
              <w:t>Uniform[0.</w:t>
            </w:r>
            <w:r w:rsidR="003A1A7B" w:rsidRPr="003A1A7B">
              <w:rPr>
                <w:rFonts w:ascii="Times New Roman" w:eastAsia="Calibri" w:hAnsi="Times New Roman" w:cs="Times New Roman"/>
                <w:sz w:val="16"/>
                <w:szCs w:val="16"/>
              </w:rPr>
              <w:t>88</w:t>
            </w:r>
            <w:r w:rsidRPr="003A1A7B">
              <w:rPr>
                <w:rFonts w:ascii="Times New Roman" w:eastAsia="Calibri" w:hAnsi="Times New Roman" w:cs="Times New Roman"/>
                <w:sz w:val="16"/>
                <w:szCs w:val="16"/>
              </w:rPr>
              <w:t>, 0.</w:t>
            </w:r>
            <w:r w:rsidR="003A1A7B" w:rsidRPr="003A1A7B">
              <w:rPr>
                <w:rFonts w:ascii="Times New Roman" w:eastAsia="Calibri" w:hAnsi="Times New Roman" w:cs="Times New Roman"/>
                <w:sz w:val="16"/>
                <w:szCs w:val="16"/>
              </w:rPr>
              <w:t>99</w:t>
            </w:r>
            <w:r w:rsidRPr="003A1A7B">
              <w:rPr>
                <w:rFonts w:ascii="Times New Roman" w:eastAsia="Calibri" w:hAnsi="Times New Roman" w:cs="Times New Roman"/>
                <w:sz w:val="16"/>
                <w:szCs w:val="16"/>
              </w:rPr>
              <w:t>]</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77BD95A" w14:textId="14091F97" w:rsidR="001D6E1E" w:rsidRPr="00093498" w:rsidRDefault="00817783" w:rsidP="00036805">
            <w:pPr>
              <w:rPr>
                <w:rFonts w:ascii="Times New Roman" w:hAnsi="Times New Roman" w:cs="Times New Roman"/>
                <w:sz w:val="16"/>
                <w:szCs w:val="16"/>
                <w:highlight w:val="yellow"/>
              </w:rPr>
            </w:pPr>
            <w:r w:rsidRPr="00817783">
              <w:rPr>
                <w:rFonts w:ascii="Times New Roman" w:eastAsia="Calibri" w:hAnsi="Times New Roman" w:cs="Times New Roman"/>
                <w:sz w:val="16"/>
                <w:szCs w:val="16"/>
              </w:rPr>
              <w:t>Within-facility production precedent at three hyperscalers; cross-facility-grid-dispatch interface novel; load balancer SLAs ≥99.99%</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54E2C5C" w14:textId="3E22319B" w:rsidR="001D6E1E" w:rsidRPr="00093498" w:rsidRDefault="00E33BC8" w:rsidP="00036805">
            <w:pPr>
              <w:rPr>
                <w:rFonts w:ascii="Times New Roman" w:hAnsi="Times New Roman" w:cs="Times New Roman"/>
                <w:sz w:val="16"/>
                <w:szCs w:val="16"/>
                <w:highlight w:val="yellow"/>
              </w:rPr>
            </w:pPr>
            <w:r w:rsidRPr="00E33BC8">
              <w:rPr>
                <w:rFonts w:ascii="Times New Roman" w:eastAsia="Calibri" w:hAnsi="Times New Roman" w:cs="Times New Roman"/>
                <w:sz w:val="16"/>
                <w:szCs w:val="16"/>
              </w:rPr>
              <w:t>Zhang et al., ISCA (2021)</w:t>
            </w:r>
            <w:r w:rsidR="00FA589C">
              <w:rPr>
                <w:rFonts w:ascii="Times New Roman" w:eastAsia="Calibri" w:hAnsi="Times New Roman" w:cs="Times New Roman"/>
                <w:sz w:val="16"/>
                <w:szCs w:val="16"/>
              </w:rPr>
              <w:t>[5]</w:t>
            </w:r>
            <w:r w:rsidRPr="00E33BC8">
              <w:rPr>
                <w:rFonts w:ascii="Times New Roman" w:eastAsia="Calibri" w:hAnsi="Times New Roman" w:cs="Times New Roman"/>
                <w:sz w:val="16"/>
                <w:szCs w:val="16"/>
              </w:rPr>
              <w:t>; Wu et al., ISCA (2016)</w:t>
            </w:r>
            <w:r w:rsidR="00FA589C">
              <w:rPr>
                <w:rFonts w:ascii="Times New Roman" w:eastAsia="Calibri" w:hAnsi="Times New Roman" w:cs="Times New Roman"/>
                <w:sz w:val="16"/>
                <w:szCs w:val="16"/>
              </w:rPr>
              <w:t>[2</w:t>
            </w:r>
            <w:r w:rsidR="00D87871">
              <w:rPr>
                <w:rFonts w:ascii="Times New Roman" w:eastAsia="Calibri" w:hAnsi="Times New Roman" w:cs="Times New Roman"/>
                <w:sz w:val="16"/>
                <w:szCs w:val="16"/>
              </w:rPr>
              <w:t>4</w:t>
            </w:r>
            <w:r w:rsidR="00FA589C">
              <w:rPr>
                <w:rFonts w:ascii="Times New Roman" w:eastAsia="Calibri" w:hAnsi="Times New Roman" w:cs="Times New Roman"/>
                <w:sz w:val="16"/>
                <w:szCs w:val="16"/>
              </w:rPr>
              <w:t>]</w:t>
            </w:r>
            <w:r w:rsidRPr="00E33BC8">
              <w:rPr>
                <w:rFonts w:ascii="Times New Roman" w:eastAsia="Calibri" w:hAnsi="Times New Roman" w:cs="Times New Roman"/>
                <w:sz w:val="16"/>
                <w:szCs w:val="16"/>
              </w:rPr>
              <w:t xml:space="preserve">; Li et al., OSDI </w:t>
            </w:r>
            <w:r w:rsidRPr="00E33BC8">
              <w:rPr>
                <w:rFonts w:ascii="Times New Roman" w:eastAsia="Calibri" w:hAnsi="Times New Roman" w:cs="Times New Roman"/>
                <w:sz w:val="16"/>
                <w:szCs w:val="16"/>
              </w:rPr>
              <w:lastRenderedPageBreak/>
              <w:t>(2020)</w:t>
            </w:r>
            <w:r w:rsidR="00FA589C">
              <w:rPr>
                <w:rFonts w:ascii="Times New Roman" w:eastAsia="Calibri" w:hAnsi="Times New Roman" w:cs="Times New Roman"/>
                <w:sz w:val="16"/>
                <w:szCs w:val="16"/>
              </w:rPr>
              <w:t>[7]</w:t>
            </w:r>
            <w:r w:rsidRPr="00E33BC8">
              <w:rPr>
                <w:rFonts w:ascii="Times New Roman" w:eastAsia="Calibri" w:hAnsi="Times New Roman" w:cs="Times New Roman"/>
                <w:sz w:val="16"/>
                <w:szCs w:val="16"/>
              </w:rPr>
              <w:t>; American Public Power Association (2025)</w:t>
            </w:r>
            <w:r w:rsidR="00FA589C">
              <w:rPr>
                <w:rFonts w:ascii="Times New Roman" w:eastAsia="Calibri" w:hAnsi="Times New Roman" w:cs="Times New Roman"/>
                <w:sz w:val="16"/>
                <w:szCs w:val="16"/>
              </w:rPr>
              <w:t>[2</w:t>
            </w:r>
            <w:r w:rsidR="00D87871">
              <w:rPr>
                <w:rFonts w:ascii="Times New Roman" w:eastAsia="Calibri" w:hAnsi="Times New Roman" w:cs="Times New Roman"/>
                <w:sz w:val="16"/>
                <w:szCs w:val="16"/>
              </w:rPr>
              <w:t>5</w:t>
            </w:r>
            <w:r w:rsidR="00FA589C">
              <w:rPr>
                <w:rFonts w:ascii="Times New Roman" w:eastAsia="Calibri" w:hAnsi="Times New Roman" w:cs="Times New Roman"/>
                <w:sz w:val="16"/>
                <w:szCs w:val="16"/>
              </w:rPr>
              <w:t>]</w:t>
            </w:r>
          </w:p>
        </w:tc>
      </w:tr>
      <w:tr w:rsidR="00710748" w:rsidRPr="00A025CD" w14:paraId="552F74BB" w14:textId="77777777" w:rsidTr="00AA2EA2">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B966D3C" w14:textId="7C9269B5"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lastRenderedPageBreak/>
              <w:t>Deferral</w:t>
            </w:r>
          </w:p>
        </w:tc>
        <w:tc>
          <w:tcPr>
            <w:tcW w:w="936" w:type="dxa"/>
            <w:tcBorders>
              <w:top w:val="single" w:sz="4" w:space="0" w:color="666666"/>
              <w:left w:val="single" w:sz="4" w:space="0" w:color="666666"/>
              <w:bottom w:val="single" w:sz="4" w:space="0" w:color="666666"/>
              <w:right w:val="single" w:sz="4" w:space="0" w:color="666666"/>
            </w:tcBorders>
          </w:tcPr>
          <w:p w14:paraId="5AFBCC22" w14:textId="37D2BE0C"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NIW compute share</w:t>
            </w:r>
          </w:p>
        </w:tc>
        <w:tc>
          <w:tcPr>
            <w:tcW w:w="140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4E98F83" w14:textId="3D36AE73"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NIW</w:t>
            </w:r>
            <w:del w:id="1456" w:author="Chris Dunlap" w:date="2026-05-10T22:37:00Z" w16du:dateUtc="2026-05-11T03:37:00Z">
              <w:r w:rsidDel="00702F1B">
                <w:rPr>
                  <w:rFonts w:ascii="Times New Roman" w:eastAsia="Calibri" w:hAnsi="Times New Roman" w:cs="Times New Roman"/>
                  <w:sz w:val="16"/>
                  <w:szCs w:val="16"/>
                </w:rPr>
                <w:delText>_</w:delText>
              </w:r>
            </w:del>
            <w:r w:rsidRPr="00702F1B">
              <w:rPr>
                <w:rFonts w:ascii="Times New Roman" w:eastAsia="Calibri" w:hAnsi="Times New Roman" w:cs="Times New Roman"/>
                <w:sz w:val="16"/>
                <w:szCs w:val="16"/>
                <w:vertAlign w:val="subscript"/>
                <w:rPrChange w:id="1457" w:author="Chris Dunlap" w:date="2026-05-10T22:37:00Z" w16du:dateUtc="2026-05-11T03:37:00Z">
                  <w:rPr>
                    <w:rFonts w:ascii="Times New Roman" w:eastAsia="Calibri" w:hAnsi="Times New Roman" w:cs="Times New Roman"/>
                    <w:sz w:val="16"/>
                    <w:szCs w:val="16"/>
                  </w:rPr>
                </w:rPrChange>
              </w:rPr>
              <w:t>share</w:t>
            </w:r>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F3339AF" w14:textId="7A64A890" w:rsidR="001D6E1E" w:rsidRPr="003A1A7B" w:rsidRDefault="001D6E1E" w:rsidP="00036805">
            <w:pPr>
              <w:rPr>
                <w:rFonts w:ascii="Times New Roman" w:hAnsi="Times New Roman" w:cs="Times New Roman"/>
                <w:sz w:val="16"/>
                <w:szCs w:val="16"/>
              </w:rPr>
            </w:pPr>
            <w:r w:rsidRPr="003A1A7B">
              <w:rPr>
                <w:rFonts w:ascii="Times New Roman" w:eastAsia="Calibri" w:hAnsi="Times New Roman" w:cs="Times New Roman"/>
                <w:sz w:val="16"/>
                <w:szCs w:val="16"/>
              </w:rPr>
              <w:t>0.</w:t>
            </w:r>
            <w:r w:rsidR="003A1A7B" w:rsidRPr="003A1A7B">
              <w:rPr>
                <w:rFonts w:ascii="Times New Roman" w:eastAsia="Calibri" w:hAnsi="Times New Roman" w:cs="Times New Roman"/>
                <w:sz w:val="16"/>
                <w:szCs w:val="16"/>
              </w:rPr>
              <w:t>28 (B)</w:t>
            </w:r>
          </w:p>
        </w:tc>
        <w:tc>
          <w:tcPr>
            <w:tcW w:w="189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B389EAE" w14:textId="2A90B897" w:rsidR="001D6E1E" w:rsidRPr="00710748" w:rsidRDefault="003A1A7B" w:rsidP="00036805">
            <w:pPr>
              <w:rPr>
                <w:rFonts w:ascii="Times New Roman" w:eastAsia="Calibri" w:hAnsi="Times New Roman" w:cs="Times New Roman"/>
                <w:sz w:val="16"/>
                <w:szCs w:val="16"/>
              </w:rPr>
            </w:pPr>
            <w:r w:rsidRPr="003A1A7B">
              <w:rPr>
                <w:rFonts w:ascii="Times New Roman" w:eastAsia="Calibri" w:hAnsi="Times New Roman" w:cs="Times New Roman"/>
                <w:sz w:val="16"/>
                <w:szCs w:val="16"/>
              </w:rPr>
              <w:t xml:space="preserve">Ensemble-dependent; </w:t>
            </w:r>
            <w:r w:rsidR="00710748">
              <w:rPr>
                <w:rFonts w:ascii="Times New Roman" w:eastAsia="Calibri" w:hAnsi="Times New Roman" w:cs="Times New Roman"/>
                <w:sz w:val="16"/>
                <w:szCs w:val="16"/>
              </w:rPr>
              <w:br/>
            </w:r>
            <w:r w:rsidRPr="003A1A7B">
              <w:rPr>
                <w:rFonts w:ascii="Times New Roman" w:eastAsia="Calibri" w:hAnsi="Times New Roman" w:cs="Times New Roman"/>
                <w:sz w:val="16"/>
                <w:szCs w:val="16"/>
              </w:rPr>
              <w:t xml:space="preserve">A: Uniform[0.10, 0.20] </w:t>
            </w:r>
            <w:r w:rsidR="00710748">
              <w:rPr>
                <w:rFonts w:ascii="Times New Roman" w:eastAsia="Calibri" w:hAnsi="Times New Roman" w:cs="Times New Roman"/>
                <w:sz w:val="16"/>
                <w:szCs w:val="16"/>
              </w:rPr>
              <w:br/>
            </w:r>
            <w:r w:rsidRPr="003A1A7B">
              <w:rPr>
                <w:rFonts w:ascii="Times New Roman" w:eastAsia="Calibri" w:hAnsi="Times New Roman" w:cs="Times New Roman"/>
                <w:sz w:val="16"/>
                <w:szCs w:val="16"/>
              </w:rPr>
              <w:t xml:space="preserve">B: Uniform[0.22, 0.35] </w:t>
            </w:r>
            <w:r w:rsidR="00710748">
              <w:rPr>
                <w:rFonts w:ascii="Times New Roman" w:eastAsia="Calibri" w:hAnsi="Times New Roman" w:cs="Times New Roman"/>
                <w:sz w:val="16"/>
                <w:szCs w:val="16"/>
              </w:rPr>
              <w:br/>
            </w:r>
            <w:r w:rsidRPr="003A1A7B">
              <w:rPr>
                <w:rFonts w:ascii="Times New Roman" w:eastAsia="Calibri" w:hAnsi="Times New Roman" w:cs="Times New Roman"/>
                <w:sz w:val="16"/>
                <w:szCs w:val="16"/>
              </w:rPr>
              <w:t>C: Uniform[0.32, 0.50]</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62C4438" w14:textId="5E7F9CCA" w:rsidR="001D6E1E" w:rsidRPr="00093498" w:rsidRDefault="00817783" w:rsidP="00036805">
            <w:pPr>
              <w:rPr>
                <w:rFonts w:ascii="Times New Roman" w:hAnsi="Times New Roman" w:cs="Times New Roman"/>
                <w:sz w:val="16"/>
                <w:szCs w:val="16"/>
                <w:highlight w:val="yellow"/>
              </w:rPr>
            </w:pPr>
            <w:r w:rsidRPr="00817783">
              <w:rPr>
                <w:rFonts w:ascii="Times New Roman" w:eastAsia="Calibri" w:hAnsi="Times New Roman" w:cs="Times New Roman"/>
                <w:sz w:val="16"/>
                <w:szCs w:val="16"/>
              </w:rPr>
              <w:t>SageServe O365 Copilot production traces: IW-F + IW-N = 72% of requests/T</w:t>
            </w:r>
            <w:ins w:id="1458" w:author="Chris Dunlap" w:date="2026-05-10T14:22:00Z" w16du:dateUtc="2026-05-10T19:22:00Z">
              <w:r w:rsidR="003B77C4">
                <w:rPr>
                  <w:rFonts w:ascii="Times New Roman" w:eastAsia="Calibri" w:hAnsi="Times New Roman" w:cs="Times New Roman"/>
                  <w:sz w:val="16"/>
                  <w:szCs w:val="16"/>
                </w:rPr>
                <w:t xml:space="preserve">ransactions per </w:t>
              </w:r>
            </w:ins>
            <w:del w:id="1459" w:author="Chris Dunlap" w:date="2026-05-10T14:22:00Z" w16du:dateUtc="2026-05-10T19:22:00Z">
              <w:r w:rsidRPr="00817783" w:rsidDel="003B77C4">
                <w:rPr>
                  <w:rFonts w:ascii="Times New Roman" w:eastAsia="Calibri" w:hAnsi="Times New Roman" w:cs="Times New Roman"/>
                  <w:sz w:val="16"/>
                  <w:szCs w:val="16"/>
                </w:rPr>
                <w:delText>P</w:delText>
              </w:r>
            </w:del>
            <w:r w:rsidRPr="00817783">
              <w:rPr>
                <w:rFonts w:ascii="Times New Roman" w:eastAsia="Calibri" w:hAnsi="Times New Roman" w:cs="Times New Roman"/>
                <w:sz w:val="16"/>
                <w:szCs w:val="16"/>
              </w:rPr>
              <w:t>S</w:t>
            </w:r>
            <w:ins w:id="1460" w:author="Chris Dunlap" w:date="2026-05-10T14:22:00Z" w16du:dateUtc="2026-05-10T19:22:00Z">
              <w:r w:rsidR="003B77C4">
                <w:rPr>
                  <w:rFonts w:ascii="Times New Roman" w:eastAsia="Calibri" w:hAnsi="Times New Roman" w:cs="Times New Roman"/>
                  <w:sz w:val="16"/>
                  <w:szCs w:val="16"/>
                </w:rPr>
                <w:t>econd (TPS)</w:t>
              </w:r>
            </w:ins>
            <w:r w:rsidRPr="00817783">
              <w:rPr>
                <w:rFonts w:ascii="Times New Roman" w:eastAsia="Calibri" w:hAnsi="Times New Roman" w:cs="Times New Roman"/>
                <w:sz w:val="16"/>
                <w:szCs w:val="16"/>
              </w:rPr>
              <w:t>, NIW = 28%</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B41C500" w14:textId="66765422" w:rsidR="001D6E1E" w:rsidRPr="00093498" w:rsidRDefault="00E33BC8" w:rsidP="00036805">
            <w:pPr>
              <w:rPr>
                <w:rFonts w:ascii="Times New Roman" w:hAnsi="Times New Roman" w:cs="Times New Roman"/>
                <w:sz w:val="16"/>
                <w:szCs w:val="16"/>
                <w:highlight w:val="yellow"/>
              </w:rPr>
            </w:pPr>
            <w:r w:rsidRPr="00E33BC8">
              <w:rPr>
                <w:rFonts w:ascii="Times New Roman" w:hAnsi="Times New Roman" w:cs="Times New Roman"/>
                <w:sz w:val="16"/>
                <w:szCs w:val="16"/>
              </w:rPr>
              <w:t>Jaiswal et al. (2025)</w:t>
            </w:r>
            <w:r w:rsidR="00DC42BA">
              <w:rPr>
                <w:rFonts w:ascii="Times New Roman" w:hAnsi="Times New Roman" w:cs="Times New Roman"/>
                <w:sz w:val="16"/>
                <w:szCs w:val="16"/>
              </w:rPr>
              <w:t>[</w:t>
            </w:r>
            <w:r w:rsidR="00482036">
              <w:rPr>
                <w:rFonts w:ascii="Times New Roman" w:hAnsi="Times New Roman" w:cs="Times New Roman"/>
                <w:sz w:val="16"/>
                <w:szCs w:val="16"/>
              </w:rPr>
              <w:t>2</w:t>
            </w:r>
            <w:r w:rsidR="00D87871">
              <w:rPr>
                <w:rFonts w:ascii="Times New Roman" w:hAnsi="Times New Roman" w:cs="Times New Roman"/>
                <w:sz w:val="16"/>
                <w:szCs w:val="16"/>
              </w:rPr>
              <w:t>6</w:t>
            </w:r>
            <w:r w:rsidR="00DC42BA">
              <w:rPr>
                <w:rFonts w:ascii="Times New Roman" w:hAnsi="Times New Roman" w:cs="Times New Roman"/>
                <w:sz w:val="16"/>
                <w:szCs w:val="16"/>
              </w:rPr>
              <w:t>]</w:t>
            </w:r>
          </w:p>
        </w:tc>
      </w:tr>
      <w:tr w:rsidR="00093498" w:rsidRPr="00A025CD" w14:paraId="1CE70ED2" w14:textId="77777777" w:rsidTr="00AA2EA2">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203B769" w14:textId="55D91543" w:rsidR="00093498" w:rsidRDefault="00093498" w:rsidP="00036805">
            <w:pPr>
              <w:rPr>
                <w:rFonts w:ascii="Times New Roman" w:eastAsia="Calibri" w:hAnsi="Times New Roman" w:cs="Times New Roman"/>
                <w:sz w:val="16"/>
                <w:szCs w:val="16"/>
              </w:rPr>
            </w:pPr>
            <w:r>
              <w:rPr>
                <w:rFonts w:ascii="Times New Roman" w:eastAsia="Calibri" w:hAnsi="Times New Roman" w:cs="Times New Roman"/>
                <w:sz w:val="16"/>
                <w:szCs w:val="16"/>
              </w:rPr>
              <w:t>Deferral</w:t>
            </w:r>
          </w:p>
        </w:tc>
        <w:tc>
          <w:tcPr>
            <w:tcW w:w="936" w:type="dxa"/>
            <w:tcBorders>
              <w:top w:val="single" w:sz="4" w:space="0" w:color="666666"/>
              <w:left w:val="single" w:sz="4" w:space="0" w:color="666666"/>
              <w:bottom w:val="single" w:sz="4" w:space="0" w:color="666666"/>
              <w:right w:val="single" w:sz="4" w:space="0" w:color="666666"/>
            </w:tcBorders>
          </w:tcPr>
          <w:p w14:paraId="23A01F86" w14:textId="17A51BEB" w:rsidR="00093498" w:rsidRDefault="00093498" w:rsidP="00036805">
            <w:pPr>
              <w:rPr>
                <w:rFonts w:ascii="Times New Roman" w:eastAsia="Calibri" w:hAnsi="Times New Roman" w:cs="Times New Roman"/>
                <w:sz w:val="16"/>
                <w:szCs w:val="16"/>
              </w:rPr>
            </w:pPr>
            <w:r>
              <w:rPr>
                <w:rFonts w:ascii="Times New Roman" w:eastAsia="Calibri" w:hAnsi="Times New Roman" w:cs="Times New Roman"/>
                <w:sz w:val="16"/>
                <w:szCs w:val="16"/>
              </w:rPr>
              <w:t>Window feasibility</w:t>
            </w:r>
          </w:p>
        </w:tc>
        <w:tc>
          <w:tcPr>
            <w:tcW w:w="140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0E60C21" w14:textId="3264D37B" w:rsidR="00093498" w:rsidRDefault="00093498" w:rsidP="00036805">
            <w:pPr>
              <w:rPr>
                <w:rFonts w:ascii="Times New Roman" w:eastAsia="Calibri" w:hAnsi="Times New Roman" w:cs="Times New Roman"/>
                <w:sz w:val="16"/>
                <w:szCs w:val="16"/>
              </w:rPr>
            </w:pPr>
            <w:r>
              <w:rPr>
                <w:rFonts w:ascii="Times New Roman" w:eastAsia="Calibri" w:hAnsi="Times New Roman" w:cs="Times New Roman"/>
                <w:sz w:val="16"/>
                <w:szCs w:val="16"/>
              </w:rPr>
              <w:t>WINDOW</w:t>
            </w:r>
            <w:del w:id="1461" w:author="Chris Dunlap" w:date="2026-05-10T22:37:00Z" w16du:dateUtc="2026-05-11T03:37:00Z">
              <w:r w:rsidRPr="00702F1B" w:rsidDel="00702F1B">
                <w:rPr>
                  <w:rFonts w:ascii="Times New Roman" w:eastAsia="Calibri" w:hAnsi="Times New Roman" w:cs="Times New Roman"/>
                  <w:sz w:val="16"/>
                  <w:szCs w:val="16"/>
                  <w:vertAlign w:val="subscript"/>
                  <w:rPrChange w:id="1462" w:author="Chris Dunlap" w:date="2026-05-10T22:37:00Z" w16du:dateUtc="2026-05-11T03:37:00Z">
                    <w:rPr>
                      <w:rFonts w:ascii="Times New Roman" w:eastAsia="Calibri" w:hAnsi="Times New Roman" w:cs="Times New Roman"/>
                      <w:sz w:val="16"/>
                      <w:szCs w:val="16"/>
                    </w:rPr>
                  </w:rPrChange>
                </w:rPr>
                <w:delText>_</w:delText>
              </w:r>
            </w:del>
            <w:r w:rsidRPr="00702F1B">
              <w:rPr>
                <w:rFonts w:ascii="Times New Roman" w:eastAsia="Calibri" w:hAnsi="Times New Roman" w:cs="Times New Roman"/>
                <w:sz w:val="16"/>
                <w:szCs w:val="16"/>
                <w:vertAlign w:val="subscript"/>
                <w:rPrChange w:id="1463" w:author="Chris Dunlap" w:date="2026-05-10T22:37:00Z" w16du:dateUtc="2026-05-11T03:37:00Z">
                  <w:rPr>
                    <w:rFonts w:ascii="Times New Roman" w:eastAsia="Calibri" w:hAnsi="Times New Roman" w:cs="Times New Roman"/>
                    <w:sz w:val="16"/>
                    <w:szCs w:val="16"/>
                  </w:rPr>
                </w:rPrChange>
              </w:rPr>
              <w:t>ok</w:t>
            </w:r>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46C2D86" w14:textId="6708FC8E" w:rsidR="00093498" w:rsidRPr="003A1A7B" w:rsidRDefault="003A1A7B" w:rsidP="00036805">
            <w:pPr>
              <w:rPr>
                <w:rFonts w:ascii="Times New Roman" w:eastAsia="Calibri" w:hAnsi="Times New Roman" w:cs="Times New Roman"/>
                <w:sz w:val="16"/>
                <w:szCs w:val="16"/>
              </w:rPr>
            </w:pPr>
            <w:r w:rsidRPr="003A1A7B">
              <w:rPr>
                <w:rFonts w:ascii="Times New Roman" w:eastAsia="Calibri" w:hAnsi="Times New Roman" w:cs="Times New Roman"/>
                <w:sz w:val="16"/>
                <w:szCs w:val="16"/>
              </w:rPr>
              <w:t>0.95</w:t>
            </w:r>
          </w:p>
        </w:tc>
        <w:tc>
          <w:tcPr>
            <w:tcW w:w="189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51B37DB" w14:textId="74AC5ED5" w:rsidR="00093498" w:rsidRPr="00093498" w:rsidRDefault="003A1A7B" w:rsidP="00036805">
            <w:pPr>
              <w:rPr>
                <w:rFonts w:ascii="Times New Roman" w:eastAsia="Calibri" w:hAnsi="Times New Roman" w:cs="Times New Roman"/>
                <w:sz w:val="16"/>
                <w:szCs w:val="16"/>
                <w:highlight w:val="yellow"/>
              </w:rPr>
            </w:pPr>
            <w:r w:rsidRPr="003A1A7B">
              <w:rPr>
                <w:rFonts w:ascii="Times New Roman" w:eastAsia="Calibri" w:hAnsi="Times New Roman" w:cs="Times New Roman"/>
                <w:sz w:val="16"/>
                <w:szCs w:val="16"/>
              </w:rPr>
              <w:t>Uniform[0.80, 0.99] (</w:t>
            </w:r>
            <w:del w:id="1464" w:author="Chris Dunlap" w:date="2026-05-10T22:53:00Z" w16du:dateUtc="2026-05-11T03:53:00Z">
              <w:r w:rsidRPr="003A1A7B" w:rsidDel="0060691A">
                <w:rPr>
                  <w:rFonts w:ascii="Times New Roman" w:eastAsia="Calibri" w:hAnsi="Times New Roman" w:cs="Times New Roman"/>
                  <w:sz w:val="16"/>
                  <w:szCs w:val="16"/>
                </w:rPr>
                <w:delText>scope</w:delText>
              </w:r>
            </w:del>
            <w:ins w:id="1465" w:author="Chris Dunlap" w:date="2026-05-10T22:53:00Z" w16du:dateUtc="2026-05-11T03:53:00Z">
              <w:r w:rsidR="0060691A" w:rsidRPr="003A1A7B">
                <w:rPr>
                  <w:rFonts w:ascii="Times New Roman" w:eastAsia="Calibri" w:hAnsi="Times New Roman" w:cs="Times New Roman"/>
                  <w:sz w:val="16"/>
                  <w:szCs w:val="16"/>
                </w:rPr>
                <w:t>sc</w:t>
              </w:r>
              <w:r w:rsidR="0060691A">
                <w:rPr>
                  <w:rFonts w:ascii="Times New Roman" w:eastAsia="Calibri" w:hAnsi="Times New Roman" w:cs="Times New Roman"/>
                  <w:sz w:val="16"/>
                  <w:szCs w:val="16"/>
                </w:rPr>
                <w:t>eanrio</w:t>
              </w:r>
            </w:ins>
            <w:r w:rsidRPr="003A1A7B">
              <w:rPr>
                <w:rFonts w:ascii="Times New Roman" w:eastAsia="Calibri" w:hAnsi="Times New Roman" w:cs="Times New Roman"/>
                <w:sz w:val="16"/>
                <w:szCs w:val="16"/>
              </w:rPr>
              <w:t>-dependent)</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03AC604" w14:textId="222767DE" w:rsidR="00093498" w:rsidRPr="00093498" w:rsidRDefault="00817783" w:rsidP="00036805">
            <w:pPr>
              <w:rPr>
                <w:rFonts w:ascii="Times New Roman" w:eastAsia="Calibri" w:hAnsi="Times New Roman" w:cs="Times New Roman"/>
                <w:sz w:val="16"/>
                <w:szCs w:val="16"/>
                <w:highlight w:val="yellow"/>
              </w:rPr>
            </w:pPr>
            <w:r w:rsidRPr="00817783">
              <w:rPr>
                <w:rFonts w:ascii="Times New Roman" w:eastAsia="Calibri" w:hAnsi="Times New Roman" w:cs="Times New Roman"/>
                <w:sz w:val="16"/>
                <w:szCs w:val="16"/>
              </w:rPr>
              <w:t>24-hour NIW deadline vs. 6-hour PJM emergency DR profile; production precedent in Google-TVA agreement</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9CB7227" w14:textId="25D19368" w:rsidR="00093498" w:rsidRPr="00093498" w:rsidRDefault="00E33BC8" w:rsidP="00036805">
            <w:pPr>
              <w:rPr>
                <w:rFonts w:ascii="Times New Roman" w:eastAsia="Calibri" w:hAnsi="Times New Roman" w:cs="Times New Roman"/>
                <w:sz w:val="16"/>
                <w:szCs w:val="16"/>
                <w:highlight w:val="yellow"/>
              </w:rPr>
            </w:pPr>
            <w:r w:rsidRPr="00E33BC8">
              <w:rPr>
                <w:rFonts w:ascii="Times New Roman" w:eastAsia="Calibri" w:hAnsi="Times New Roman" w:cs="Times New Roman"/>
                <w:sz w:val="16"/>
                <w:szCs w:val="16"/>
              </w:rPr>
              <w:t>Jaiswal et al. (2025)</w:t>
            </w:r>
            <w:r w:rsidR="00DC42BA">
              <w:rPr>
                <w:rFonts w:ascii="Times New Roman" w:eastAsia="Calibri" w:hAnsi="Times New Roman" w:cs="Times New Roman"/>
                <w:sz w:val="16"/>
                <w:szCs w:val="16"/>
              </w:rPr>
              <w:t>[</w:t>
            </w:r>
            <w:r w:rsidR="00482036">
              <w:rPr>
                <w:rFonts w:ascii="Times New Roman" w:eastAsia="Calibri" w:hAnsi="Times New Roman" w:cs="Times New Roman"/>
                <w:sz w:val="16"/>
                <w:szCs w:val="16"/>
              </w:rPr>
              <w:t>2</w:t>
            </w:r>
            <w:r w:rsidR="00D87871">
              <w:rPr>
                <w:rFonts w:ascii="Times New Roman" w:eastAsia="Calibri" w:hAnsi="Times New Roman" w:cs="Times New Roman"/>
                <w:sz w:val="16"/>
                <w:szCs w:val="16"/>
              </w:rPr>
              <w:t>6</w:t>
            </w:r>
            <w:r w:rsidR="00DC42BA">
              <w:rPr>
                <w:rFonts w:ascii="Times New Roman" w:eastAsia="Calibri" w:hAnsi="Times New Roman" w:cs="Times New Roman"/>
                <w:sz w:val="16"/>
                <w:szCs w:val="16"/>
              </w:rPr>
              <w:t>]</w:t>
            </w:r>
            <w:r w:rsidRPr="00E33BC8">
              <w:rPr>
                <w:rFonts w:ascii="Times New Roman" w:eastAsia="Calibri" w:hAnsi="Times New Roman" w:cs="Times New Roman"/>
                <w:sz w:val="16"/>
                <w:szCs w:val="16"/>
              </w:rPr>
              <w:t>; American Public Power Association (2025)</w:t>
            </w:r>
            <w:r w:rsidR="00DC42BA">
              <w:rPr>
                <w:rFonts w:ascii="Times New Roman" w:eastAsia="Calibri" w:hAnsi="Times New Roman" w:cs="Times New Roman"/>
                <w:sz w:val="16"/>
                <w:szCs w:val="16"/>
              </w:rPr>
              <w:t>[</w:t>
            </w:r>
            <w:r w:rsidR="00FA589C">
              <w:rPr>
                <w:rFonts w:ascii="Times New Roman" w:eastAsia="Calibri" w:hAnsi="Times New Roman" w:cs="Times New Roman"/>
                <w:sz w:val="16"/>
                <w:szCs w:val="16"/>
              </w:rPr>
              <w:t>2</w:t>
            </w:r>
            <w:r w:rsidR="00D87871">
              <w:rPr>
                <w:rFonts w:ascii="Times New Roman" w:eastAsia="Calibri" w:hAnsi="Times New Roman" w:cs="Times New Roman"/>
                <w:sz w:val="16"/>
                <w:szCs w:val="16"/>
              </w:rPr>
              <w:t>5</w:t>
            </w:r>
            <w:r w:rsidR="00DC42BA">
              <w:rPr>
                <w:rFonts w:ascii="Times New Roman" w:eastAsia="Calibri" w:hAnsi="Times New Roman" w:cs="Times New Roman"/>
                <w:sz w:val="16"/>
                <w:szCs w:val="16"/>
              </w:rPr>
              <w:t>]</w:t>
            </w:r>
          </w:p>
        </w:tc>
      </w:tr>
      <w:tr w:rsidR="00710748" w:rsidRPr="00A025CD" w14:paraId="05C28441" w14:textId="77777777" w:rsidTr="00AA2EA2">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89DFAC9" w14:textId="1ED326BC"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Deferral</w:t>
            </w:r>
          </w:p>
        </w:tc>
        <w:tc>
          <w:tcPr>
            <w:tcW w:w="936" w:type="dxa"/>
            <w:tcBorders>
              <w:top w:val="single" w:sz="4" w:space="0" w:color="666666"/>
              <w:left w:val="single" w:sz="4" w:space="0" w:color="666666"/>
              <w:bottom w:val="single" w:sz="4" w:space="0" w:color="666666"/>
              <w:right w:val="single" w:sz="4" w:space="0" w:color="666666"/>
            </w:tcBorders>
          </w:tcPr>
          <w:p w14:paraId="2743D7E7" w14:textId="6F0288AB"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Post-stress queue absorption</w:t>
            </w:r>
          </w:p>
        </w:tc>
        <w:tc>
          <w:tcPr>
            <w:tcW w:w="140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FAAA41E" w14:textId="7CF57A2B" w:rsidR="001D6E1E" w:rsidRPr="00A025CD" w:rsidRDefault="00093498" w:rsidP="00036805">
            <w:pPr>
              <w:rPr>
                <w:rFonts w:ascii="Times New Roman" w:hAnsi="Times New Roman" w:cs="Times New Roman"/>
                <w:sz w:val="16"/>
                <w:szCs w:val="16"/>
              </w:rPr>
            </w:pPr>
            <w:r>
              <w:rPr>
                <w:rFonts w:ascii="Times New Roman" w:hAnsi="Times New Roman" w:cs="Times New Roman"/>
                <w:sz w:val="16"/>
                <w:szCs w:val="16"/>
              </w:rPr>
              <w:t>QUEUE</w:t>
            </w:r>
            <w:del w:id="1466" w:author="Chris Dunlap" w:date="2026-05-10T22:37:00Z" w16du:dateUtc="2026-05-11T03:37:00Z">
              <w:r w:rsidRPr="00702F1B" w:rsidDel="00702F1B">
                <w:rPr>
                  <w:rFonts w:ascii="Times New Roman" w:hAnsi="Times New Roman" w:cs="Times New Roman"/>
                  <w:sz w:val="16"/>
                  <w:szCs w:val="16"/>
                  <w:vertAlign w:val="subscript"/>
                  <w:rPrChange w:id="1467" w:author="Chris Dunlap" w:date="2026-05-10T22:37:00Z" w16du:dateUtc="2026-05-11T03:37:00Z">
                    <w:rPr>
                      <w:rFonts w:ascii="Times New Roman" w:hAnsi="Times New Roman" w:cs="Times New Roman"/>
                      <w:sz w:val="16"/>
                      <w:szCs w:val="16"/>
                    </w:rPr>
                  </w:rPrChange>
                </w:rPr>
                <w:delText>_</w:delText>
              </w:r>
            </w:del>
            <w:r w:rsidRPr="00702F1B">
              <w:rPr>
                <w:rFonts w:ascii="Times New Roman" w:hAnsi="Times New Roman" w:cs="Times New Roman"/>
                <w:sz w:val="16"/>
                <w:szCs w:val="16"/>
                <w:vertAlign w:val="subscript"/>
                <w:rPrChange w:id="1468" w:author="Chris Dunlap" w:date="2026-05-10T22:37:00Z" w16du:dateUtc="2026-05-11T03:37:00Z">
                  <w:rPr>
                    <w:rFonts w:ascii="Times New Roman" w:hAnsi="Times New Roman" w:cs="Times New Roman"/>
                    <w:sz w:val="16"/>
                    <w:szCs w:val="16"/>
                  </w:rPr>
                </w:rPrChange>
              </w:rPr>
              <w:t>ok</w:t>
            </w:r>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0670E74" w14:textId="2AD94942" w:rsidR="001D6E1E" w:rsidRPr="003A1A7B" w:rsidRDefault="001D6E1E" w:rsidP="00036805">
            <w:pPr>
              <w:rPr>
                <w:rFonts w:ascii="Times New Roman" w:hAnsi="Times New Roman" w:cs="Times New Roman"/>
                <w:sz w:val="16"/>
                <w:szCs w:val="16"/>
              </w:rPr>
            </w:pPr>
            <w:r w:rsidRPr="003A1A7B">
              <w:rPr>
                <w:rFonts w:ascii="Times New Roman" w:eastAsia="Calibri" w:hAnsi="Times New Roman" w:cs="Times New Roman"/>
                <w:sz w:val="16"/>
                <w:szCs w:val="16"/>
              </w:rPr>
              <w:t>0.</w:t>
            </w:r>
            <w:r w:rsidR="003A1A7B" w:rsidRPr="003A1A7B">
              <w:rPr>
                <w:rFonts w:ascii="Times New Roman" w:eastAsia="Calibri" w:hAnsi="Times New Roman" w:cs="Times New Roman"/>
                <w:sz w:val="16"/>
                <w:szCs w:val="16"/>
              </w:rPr>
              <w:t>85</w:t>
            </w:r>
          </w:p>
        </w:tc>
        <w:tc>
          <w:tcPr>
            <w:tcW w:w="189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CA26636" w14:textId="6D1E9D87" w:rsidR="001D6E1E" w:rsidRPr="00093498" w:rsidRDefault="003A1A7B" w:rsidP="00036805">
            <w:pPr>
              <w:rPr>
                <w:rFonts w:ascii="Times New Roman" w:hAnsi="Times New Roman" w:cs="Times New Roman"/>
                <w:sz w:val="16"/>
                <w:szCs w:val="16"/>
                <w:highlight w:val="yellow"/>
              </w:rPr>
            </w:pPr>
            <w:r w:rsidRPr="003A1A7B">
              <w:rPr>
                <w:rFonts w:ascii="Times New Roman" w:eastAsia="Calibri" w:hAnsi="Times New Roman" w:cs="Times New Roman"/>
                <w:sz w:val="16"/>
                <w:szCs w:val="16"/>
              </w:rPr>
              <w:t>Uniform[0.65, 0.98]</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D37F8F1" w14:textId="014DDA41" w:rsidR="001D6E1E" w:rsidRPr="00093498" w:rsidRDefault="00817783" w:rsidP="00036805">
            <w:pPr>
              <w:rPr>
                <w:rFonts w:ascii="Times New Roman" w:eastAsia="Calibri" w:hAnsi="Times New Roman" w:cs="Times New Roman"/>
                <w:sz w:val="16"/>
                <w:szCs w:val="16"/>
                <w:highlight w:val="yellow"/>
              </w:rPr>
            </w:pPr>
            <w:r w:rsidRPr="00817783">
              <w:rPr>
                <w:rFonts w:ascii="Times New Roman" w:eastAsia="Calibri" w:hAnsi="Times New Roman" w:cs="Times New Roman"/>
                <w:sz w:val="16"/>
                <w:szCs w:val="16"/>
              </w:rPr>
              <w:t>DynamoLLM peak-to-valley ratios 3.3× to 34.6× at single-facility scale; fleet-scale saturation extrapolation novel</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755E86E" w14:textId="0BBC1F4B" w:rsidR="001D6E1E" w:rsidRPr="00093498" w:rsidRDefault="00E33BC8" w:rsidP="00036805">
            <w:pPr>
              <w:rPr>
                <w:rFonts w:ascii="Times New Roman" w:hAnsi="Times New Roman" w:cs="Times New Roman"/>
                <w:sz w:val="16"/>
                <w:szCs w:val="16"/>
                <w:highlight w:val="yellow"/>
              </w:rPr>
            </w:pPr>
            <w:r w:rsidRPr="00E33BC8">
              <w:rPr>
                <w:rFonts w:ascii="Times New Roman" w:eastAsia="Calibri" w:hAnsi="Times New Roman" w:cs="Times New Roman"/>
                <w:sz w:val="16"/>
                <w:szCs w:val="16"/>
              </w:rPr>
              <w:t>Stojkovic et al., HPCA (2025)</w:t>
            </w:r>
            <w:r w:rsidR="00FA589C">
              <w:rPr>
                <w:rFonts w:ascii="Times New Roman" w:eastAsia="Calibri" w:hAnsi="Times New Roman" w:cs="Times New Roman"/>
                <w:sz w:val="16"/>
                <w:szCs w:val="16"/>
              </w:rPr>
              <w:t>[</w:t>
            </w:r>
            <w:r w:rsidR="00900941">
              <w:rPr>
                <w:rFonts w:ascii="Times New Roman" w:eastAsia="Calibri" w:hAnsi="Times New Roman" w:cs="Times New Roman"/>
                <w:sz w:val="16"/>
                <w:szCs w:val="16"/>
              </w:rPr>
              <w:t>6</w:t>
            </w:r>
            <w:r w:rsidR="00FA589C">
              <w:rPr>
                <w:rFonts w:ascii="Times New Roman" w:eastAsia="Calibri" w:hAnsi="Times New Roman" w:cs="Times New Roman"/>
                <w:sz w:val="16"/>
                <w:szCs w:val="16"/>
              </w:rPr>
              <w:t>]</w:t>
            </w:r>
          </w:p>
        </w:tc>
      </w:tr>
      <w:tr w:rsidR="005657DD" w:rsidRPr="00A025CD" w14:paraId="0C15B68B" w14:textId="77777777" w:rsidTr="00AA2EA2">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7B88878" w14:textId="3A9F406D" w:rsidR="005657D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DVFS</w:t>
            </w:r>
          </w:p>
        </w:tc>
        <w:tc>
          <w:tcPr>
            <w:tcW w:w="936" w:type="dxa"/>
            <w:tcBorders>
              <w:top w:val="single" w:sz="4" w:space="0" w:color="666666"/>
              <w:left w:val="single" w:sz="4" w:space="0" w:color="666666"/>
              <w:bottom w:val="single" w:sz="4" w:space="0" w:color="666666"/>
              <w:right w:val="single" w:sz="4" w:space="0" w:color="666666"/>
            </w:tcBorders>
          </w:tcPr>
          <w:p w14:paraId="5D584C44" w14:textId="280A4FED" w:rsidR="005657D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Sustained peak-power reduction</w:t>
            </w:r>
          </w:p>
        </w:tc>
        <w:tc>
          <w:tcPr>
            <w:tcW w:w="140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F72C364" w14:textId="43B74C9D" w:rsidR="005657DD" w:rsidRPr="00A025CD" w:rsidRDefault="00093498" w:rsidP="00036805">
            <w:pPr>
              <w:rPr>
                <w:rFonts w:ascii="Times New Roman" w:eastAsia="Calibri" w:hAnsi="Times New Roman" w:cs="Times New Roman"/>
                <w:sz w:val="16"/>
                <w:szCs w:val="16"/>
              </w:rPr>
            </w:pPr>
            <w:r>
              <w:rPr>
                <w:rFonts w:ascii="Times New Roman" w:eastAsia="Calibri" w:hAnsi="Times New Roman" w:cs="Times New Roman"/>
                <w:sz w:val="16"/>
                <w:szCs w:val="16"/>
              </w:rPr>
              <w:t>DVFS</w:t>
            </w:r>
            <w:del w:id="1469" w:author="Chris Dunlap" w:date="2026-05-10T22:37:00Z" w16du:dateUtc="2026-05-11T03:37:00Z">
              <w:r w:rsidRPr="00702F1B" w:rsidDel="00702F1B">
                <w:rPr>
                  <w:rFonts w:ascii="Times New Roman" w:eastAsia="Calibri" w:hAnsi="Times New Roman" w:cs="Times New Roman"/>
                  <w:sz w:val="16"/>
                  <w:szCs w:val="16"/>
                  <w:vertAlign w:val="subscript"/>
                  <w:rPrChange w:id="1470" w:author="Chris Dunlap" w:date="2026-05-10T22:37:00Z" w16du:dateUtc="2026-05-11T03:37:00Z">
                    <w:rPr>
                      <w:rFonts w:ascii="Times New Roman" w:eastAsia="Calibri" w:hAnsi="Times New Roman" w:cs="Times New Roman"/>
                      <w:sz w:val="16"/>
                      <w:szCs w:val="16"/>
                    </w:rPr>
                  </w:rPrChange>
                </w:rPr>
                <w:delText>_</w:delText>
              </w:r>
            </w:del>
            <w:r w:rsidRPr="00702F1B">
              <w:rPr>
                <w:rFonts w:ascii="Times New Roman" w:eastAsia="Calibri" w:hAnsi="Times New Roman" w:cs="Times New Roman"/>
                <w:sz w:val="16"/>
                <w:szCs w:val="16"/>
                <w:vertAlign w:val="subscript"/>
                <w:rPrChange w:id="1471" w:author="Chris Dunlap" w:date="2026-05-10T22:37:00Z" w16du:dateUtc="2026-05-11T03:37:00Z">
                  <w:rPr>
                    <w:rFonts w:ascii="Times New Roman" w:eastAsia="Calibri" w:hAnsi="Times New Roman" w:cs="Times New Roman"/>
                    <w:sz w:val="16"/>
                    <w:szCs w:val="16"/>
                  </w:rPr>
                </w:rPrChange>
              </w:rPr>
              <w:t>headroom</w:t>
            </w:r>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0BEA261" w14:textId="202565F9" w:rsidR="005657DD" w:rsidRPr="003A1A7B" w:rsidRDefault="003A1A7B" w:rsidP="00036805">
            <w:pPr>
              <w:rPr>
                <w:rFonts w:ascii="Times New Roman" w:eastAsia="Calibri" w:hAnsi="Times New Roman" w:cs="Times New Roman"/>
                <w:sz w:val="16"/>
                <w:szCs w:val="16"/>
              </w:rPr>
            </w:pPr>
            <w:r w:rsidRPr="003A1A7B">
              <w:rPr>
                <w:rFonts w:ascii="Times New Roman" w:eastAsia="Calibri" w:hAnsi="Times New Roman" w:cs="Times New Roman"/>
                <w:sz w:val="16"/>
                <w:szCs w:val="16"/>
              </w:rPr>
              <w:t>0.25 (B)</w:t>
            </w:r>
          </w:p>
        </w:tc>
        <w:tc>
          <w:tcPr>
            <w:tcW w:w="189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C682EEA" w14:textId="22D401BC" w:rsidR="005657DD" w:rsidRPr="00093498" w:rsidRDefault="003A1A7B" w:rsidP="00036805">
            <w:pPr>
              <w:rPr>
                <w:rFonts w:ascii="Times New Roman" w:eastAsia="Calibri" w:hAnsi="Times New Roman" w:cs="Times New Roman"/>
                <w:sz w:val="16"/>
                <w:szCs w:val="16"/>
                <w:highlight w:val="yellow"/>
              </w:rPr>
            </w:pPr>
            <w:r w:rsidRPr="003A1A7B">
              <w:rPr>
                <w:rFonts w:ascii="Times New Roman" w:eastAsia="Calibri" w:hAnsi="Times New Roman" w:cs="Times New Roman"/>
                <w:sz w:val="16"/>
                <w:szCs w:val="16"/>
              </w:rPr>
              <w:t xml:space="preserve">Ensemble-dependent ±0.07; A: 0.18 </w:t>
            </w:r>
            <w:r w:rsidR="00710748">
              <w:rPr>
                <w:rFonts w:ascii="Times New Roman" w:eastAsia="Calibri" w:hAnsi="Times New Roman" w:cs="Times New Roman"/>
                <w:sz w:val="16"/>
                <w:szCs w:val="16"/>
              </w:rPr>
              <w:br/>
            </w:r>
            <w:r w:rsidRPr="003A1A7B">
              <w:rPr>
                <w:rFonts w:ascii="Times New Roman" w:eastAsia="Calibri" w:hAnsi="Times New Roman" w:cs="Times New Roman"/>
                <w:sz w:val="16"/>
                <w:szCs w:val="16"/>
              </w:rPr>
              <w:t xml:space="preserve">B: 0.25 </w:t>
            </w:r>
            <w:r w:rsidR="00710748">
              <w:rPr>
                <w:rFonts w:ascii="Times New Roman" w:eastAsia="Calibri" w:hAnsi="Times New Roman" w:cs="Times New Roman"/>
                <w:sz w:val="16"/>
                <w:szCs w:val="16"/>
              </w:rPr>
              <w:br/>
            </w:r>
            <w:r w:rsidRPr="003A1A7B">
              <w:rPr>
                <w:rFonts w:ascii="Times New Roman" w:eastAsia="Calibri" w:hAnsi="Times New Roman" w:cs="Times New Roman"/>
                <w:sz w:val="16"/>
                <w:szCs w:val="16"/>
              </w:rPr>
              <w:t>C: 0.32</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3DCB261" w14:textId="60DB69A5" w:rsidR="005657DD" w:rsidRPr="00093498" w:rsidRDefault="00817783" w:rsidP="00036805">
            <w:pPr>
              <w:rPr>
                <w:rFonts w:ascii="Times New Roman" w:eastAsia="Calibri" w:hAnsi="Times New Roman" w:cs="Times New Roman"/>
                <w:sz w:val="16"/>
                <w:szCs w:val="16"/>
                <w:highlight w:val="yellow"/>
              </w:rPr>
            </w:pPr>
            <w:r w:rsidRPr="00817783">
              <w:rPr>
                <w:rFonts w:ascii="Times New Roman" w:eastAsia="Calibri" w:hAnsi="Times New Roman" w:cs="Times New Roman"/>
                <w:sz w:val="16"/>
                <w:szCs w:val="16"/>
              </w:rPr>
              <w:t>Colangelo et al. 25% sustained cluster-level peak power reduction over 3 hours; corroborated by Patel 21% inference headroom and Dynamo Fig. 13 knee</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4B41852" w14:textId="04506D95" w:rsidR="005657DD" w:rsidRPr="00093498" w:rsidRDefault="00E33BC8" w:rsidP="00036805">
            <w:pPr>
              <w:rPr>
                <w:rFonts w:ascii="Times New Roman" w:eastAsia="Calibri" w:hAnsi="Times New Roman" w:cs="Times New Roman"/>
                <w:sz w:val="16"/>
                <w:szCs w:val="16"/>
                <w:highlight w:val="yellow"/>
              </w:rPr>
            </w:pPr>
            <w:r w:rsidRPr="00E33BC8">
              <w:rPr>
                <w:rFonts w:ascii="Times New Roman" w:eastAsia="Calibri" w:hAnsi="Times New Roman" w:cs="Times New Roman"/>
                <w:sz w:val="16"/>
                <w:szCs w:val="16"/>
              </w:rPr>
              <w:t>Colangelo et al. (2026)</w:t>
            </w:r>
            <w:r w:rsidR="00FA589C">
              <w:rPr>
                <w:rFonts w:ascii="Times New Roman" w:eastAsia="Calibri" w:hAnsi="Times New Roman" w:cs="Times New Roman"/>
                <w:sz w:val="16"/>
                <w:szCs w:val="16"/>
              </w:rPr>
              <w:t>[8]</w:t>
            </w:r>
            <w:r w:rsidRPr="00E33BC8">
              <w:rPr>
                <w:rFonts w:ascii="Times New Roman" w:eastAsia="Calibri" w:hAnsi="Times New Roman" w:cs="Times New Roman"/>
                <w:sz w:val="16"/>
                <w:szCs w:val="16"/>
              </w:rPr>
              <w:t>; Patel et al., ASPLOS (2024)</w:t>
            </w:r>
            <w:r w:rsidR="00FA589C">
              <w:rPr>
                <w:rFonts w:ascii="Times New Roman" w:eastAsia="Calibri" w:hAnsi="Times New Roman" w:cs="Times New Roman"/>
                <w:sz w:val="16"/>
                <w:szCs w:val="16"/>
              </w:rPr>
              <w:t>[</w:t>
            </w:r>
            <w:r w:rsidR="00482036">
              <w:rPr>
                <w:rFonts w:ascii="Times New Roman" w:eastAsia="Calibri" w:hAnsi="Times New Roman" w:cs="Times New Roman"/>
                <w:sz w:val="16"/>
                <w:szCs w:val="16"/>
              </w:rPr>
              <w:t>2</w:t>
            </w:r>
            <w:r w:rsidR="00D87871">
              <w:rPr>
                <w:rFonts w:ascii="Times New Roman" w:eastAsia="Calibri" w:hAnsi="Times New Roman" w:cs="Times New Roman"/>
                <w:sz w:val="16"/>
                <w:szCs w:val="16"/>
              </w:rPr>
              <w:t>7</w:t>
            </w:r>
            <w:r w:rsidR="00FA589C">
              <w:rPr>
                <w:rFonts w:ascii="Times New Roman" w:eastAsia="Calibri" w:hAnsi="Times New Roman" w:cs="Times New Roman"/>
                <w:sz w:val="16"/>
                <w:szCs w:val="16"/>
              </w:rPr>
              <w:t>]</w:t>
            </w:r>
            <w:r w:rsidRPr="00E33BC8">
              <w:rPr>
                <w:rFonts w:ascii="Times New Roman" w:eastAsia="Calibri" w:hAnsi="Times New Roman" w:cs="Times New Roman"/>
                <w:sz w:val="16"/>
                <w:szCs w:val="16"/>
              </w:rPr>
              <w:t>; Wu et al., ISCA (2016)</w:t>
            </w:r>
            <w:r w:rsidR="00FA589C">
              <w:rPr>
                <w:rFonts w:ascii="Times New Roman" w:eastAsia="Calibri" w:hAnsi="Times New Roman" w:cs="Times New Roman"/>
                <w:sz w:val="16"/>
                <w:szCs w:val="16"/>
              </w:rPr>
              <w:t>[2</w:t>
            </w:r>
            <w:r w:rsidR="00D87871">
              <w:rPr>
                <w:rFonts w:ascii="Times New Roman" w:eastAsia="Calibri" w:hAnsi="Times New Roman" w:cs="Times New Roman"/>
                <w:sz w:val="16"/>
                <w:szCs w:val="16"/>
              </w:rPr>
              <w:t>4</w:t>
            </w:r>
            <w:r w:rsidR="00FA589C">
              <w:rPr>
                <w:rFonts w:ascii="Times New Roman" w:eastAsia="Calibri" w:hAnsi="Times New Roman" w:cs="Times New Roman"/>
                <w:sz w:val="16"/>
                <w:szCs w:val="16"/>
              </w:rPr>
              <w:t>]</w:t>
            </w:r>
            <w:r w:rsidRPr="00E33BC8">
              <w:rPr>
                <w:rFonts w:ascii="Times New Roman" w:eastAsia="Calibri" w:hAnsi="Times New Roman" w:cs="Times New Roman"/>
                <w:sz w:val="16"/>
                <w:szCs w:val="16"/>
              </w:rPr>
              <w:t>; Kakolyris et al., IEEE CAL (2024)</w:t>
            </w:r>
            <w:r w:rsidR="00FA589C">
              <w:rPr>
                <w:rFonts w:ascii="Times New Roman" w:eastAsia="Calibri" w:hAnsi="Times New Roman" w:cs="Times New Roman"/>
                <w:sz w:val="16"/>
                <w:szCs w:val="16"/>
              </w:rPr>
              <w:t>[2</w:t>
            </w:r>
            <w:r w:rsidR="00D87871">
              <w:rPr>
                <w:rFonts w:ascii="Times New Roman" w:eastAsia="Calibri" w:hAnsi="Times New Roman" w:cs="Times New Roman"/>
                <w:sz w:val="16"/>
                <w:szCs w:val="16"/>
              </w:rPr>
              <w:t>8</w:t>
            </w:r>
            <w:r w:rsidR="00FA589C">
              <w:rPr>
                <w:rFonts w:ascii="Times New Roman" w:eastAsia="Calibri" w:hAnsi="Times New Roman" w:cs="Times New Roman"/>
                <w:sz w:val="16"/>
                <w:szCs w:val="16"/>
              </w:rPr>
              <w:t>]</w:t>
            </w:r>
          </w:p>
        </w:tc>
      </w:tr>
      <w:tr w:rsidR="005657DD" w:rsidRPr="00A025CD" w14:paraId="33A3E88A" w14:textId="77777777" w:rsidTr="00AA2EA2">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77266C1" w14:textId="72CA863A" w:rsidR="005657D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DVFS</w:t>
            </w:r>
          </w:p>
        </w:tc>
        <w:tc>
          <w:tcPr>
            <w:tcW w:w="936" w:type="dxa"/>
            <w:tcBorders>
              <w:top w:val="single" w:sz="4" w:space="0" w:color="666666"/>
              <w:left w:val="single" w:sz="4" w:space="0" w:color="666666"/>
              <w:bottom w:val="single" w:sz="4" w:space="0" w:color="666666"/>
              <w:right w:val="single" w:sz="4" w:space="0" w:color="666666"/>
            </w:tcBorders>
          </w:tcPr>
          <w:p w14:paraId="3ADCCAF6" w14:textId="0C391865" w:rsidR="005657D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Within-window S</w:t>
            </w:r>
            <w:ins w:id="1472" w:author="Chris Dunlap" w:date="2026-05-10T14:21:00Z" w16du:dateUtc="2026-05-10T19:21:00Z">
              <w:r w:rsidR="00501678">
                <w:rPr>
                  <w:rFonts w:ascii="Times New Roman" w:eastAsia="Calibri" w:hAnsi="Times New Roman" w:cs="Times New Roman"/>
                  <w:sz w:val="16"/>
                  <w:szCs w:val="16"/>
                </w:rPr>
                <w:t xml:space="preserve">ervice </w:t>
              </w:r>
            </w:ins>
            <w:r>
              <w:rPr>
                <w:rFonts w:ascii="Times New Roman" w:eastAsia="Calibri" w:hAnsi="Times New Roman" w:cs="Times New Roman"/>
                <w:sz w:val="16"/>
                <w:szCs w:val="16"/>
              </w:rPr>
              <w:t>L</w:t>
            </w:r>
            <w:ins w:id="1473" w:author="Chris Dunlap" w:date="2026-05-10T14:21:00Z" w16du:dateUtc="2026-05-10T19:21:00Z">
              <w:r w:rsidR="00501678">
                <w:rPr>
                  <w:rFonts w:ascii="Times New Roman" w:eastAsia="Calibri" w:hAnsi="Times New Roman" w:cs="Times New Roman"/>
                  <w:sz w:val="16"/>
                  <w:szCs w:val="16"/>
                </w:rPr>
                <w:t xml:space="preserve">evel </w:t>
              </w:r>
            </w:ins>
            <w:r>
              <w:rPr>
                <w:rFonts w:ascii="Times New Roman" w:eastAsia="Calibri" w:hAnsi="Times New Roman" w:cs="Times New Roman"/>
                <w:sz w:val="16"/>
                <w:szCs w:val="16"/>
              </w:rPr>
              <w:t>O</w:t>
            </w:r>
            <w:ins w:id="1474" w:author="Chris Dunlap" w:date="2026-05-10T14:21:00Z" w16du:dateUtc="2026-05-10T19:21:00Z">
              <w:r w:rsidR="00501678">
                <w:rPr>
                  <w:rFonts w:ascii="Times New Roman" w:eastAsia="Calibri" w:hAnsi="Times New Roman" w:cs="Times New Roman"/>
                  <w:sz w:val="16"/>
                  <w:szCs w:val="16"/>
                </w:rPr>
                <w:t>bjective</w:t>
              </w:r>
            </w:ins>
            <w:r>
              <w:rPr>
                <w:rFonts w:ascii="Times New Roman" w:eastAsia="Calibri" w:hAnsi="Times New Roman" w:cs="Times New Roman"/>
                <w:sz w:val="16"/>
                <w:szCs w:val="16"/>
              </w:rPr>
              <w:t xml:space="preserve"> compliance</w:t>
            </w:r>
          </w:p>
        </w:tc>
        <w:tc>
          <w:tcPr>
            <w:tcW w:w="140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36318D5" w14:textId="541815FD" w:rsidR="005657DD"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DVFS</w:t>
            </w:r>
            <w:del w:id="1475" w:author="Chris Dunlap" w:date="2026-05-10T22:37:00Z" w16du:dateUtc="2026-05-11T03:37:00Z">
              <w:r w:rsidDel="00702F1B">
                <w:rPr>
                  <w:rFonts w:ascii="Times New Roman" w:eastAsia="Calibri" w:hAnsi="Times New Roman" w:cs="Times New Roman"/>
                  <w:sz w:val="16"/>
                  <w:szCs w:val="16"/>
                </w:rPr>
                <w:delText>_</w:delText>
              </w:r>
            </w:del>
            <w:r w:rsidRPr="00702F1B">
              <w:rPr>
                <w:rFonts w:ascii="Times New Roman" w:eastAsia="Calibri" w:hAnsi="Times New Roman" w:cs="Times New Roman"/>
                <w:sz w:val="16"/>
                <w:szCs w:val="16"/>
                <w:vertAlign w:val="subscript"/>
                <w:rPrChange w:id="1476" w:author="Chris Dunlap" w:date="2026-05-10T22:37:00Z" w16du:dateUtc="2026-05-11T03:37:00Z">
                  <w:rPr>
                    <w:rFonts w:ascii="Times New Roman" w:eastAsia="Calibri" w:hAnsi="Times New Roman" w:cs="Times New Roman"/>
                    <w:sz w:val="16"/>
                    <w:szCs w:val="16"/>
                  </w:rPr>
                </w:rPrChange>
              </w:rPr>
              <w:t>reliabilit</w:t>
            </w:r>
            <w:r w:rsidR="00093498" w:rsidRPr="00702F1B">
              <w:rPr>
                <w:rFonts w:ascii="Times New Roman" w:eastAsia="Calibri" w:hAnsi="Times New Roman" w:cs="Times New Roman"/>
                <w:sz w:val="16"/>
                <w:szCs w:val="16"/>
                <w:vertAlign w:val="subscript"/>
                <w:rPrChange w:id="1477" w:author="Chris Dunlap" w:date="2026-05-10T22:37:00Z" w16du:dateUtc="2026-05-11T03:37:00Z">
                  <w:rPr>
                    <w:rFonts w:ascii="Times New Roman" w:eastAsia="Calibri" w:hAnsi="Times New Roman" w:cs="Times New Roman"/>
                    <w:sz w:val="16"/>
                    <w:szCs w:val="16"/>
                  </w:rPr>
                </w:rPrChange>
              </w:rPr>
              <w:t>y</w:t>
            </w:r>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BBC7892" w14:textId="612B5D7C" w:rsidR="005657DD" w:rsidRPr="003A1A7B" w:rsidRDefault="003A1A7B" w:rsidP="00036805">
            <w:pPr>
              <w:rPr>
                <w:rFonts w:ascii="Times New Roman" w:eastAsia="Calibri" w:hAnsi="Times New Roman" w:cs="Times New Roman"/>
                <w:sz w:val="16"/>
                <w:szCs w:val="16"/>
              </w:rPr>
            </w:pPr>
            <w:r w:rsidRPr="003A1A7B">
              <w:rPr>
                <w:rFonts w:ascii="Times New Roman" w:eastAsia="Calibri" w:hAnsi="Times New Roman" w:cs="Times New Roman"/>
                <w:sz w:val="16"/>
                <w:szCs w:val="16"/>
              </w:rPr>
              <w:t>0.98</w:t>
            </w:r>
          </w:p>
        </w:tc>
        <w:tc>
          <w:tcPr>
            <w:tcW w:w="189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86A6709" w14:textId="15BDF1C7" w:rsidR="005657DD" w:rsidRPr="00093498" w:rsidRDefault="003A1A7B" w:rsidP="00036805">
            <w:pPr>
              <w:rPr>
                <w:rFonts w:ascii="Times New Roman" w:eastAsia="Calibri" w:hAnsi="Times New Roman" w:cs="Times New Roman"/>
                <w:sz w:val="16"/>
                <w:szCs w:val="16"/>
                <w:highlight w:val="yellow"/>
              </w:rPr>
            </w:pPr>
            <w:r w:rsidRPr="003A1A7B">
              <w:rPr>
                <w:rFonts w:ascii="Times New Roman" w:eastAsia="Calibri" w:hAnsi="Times New Roman" w:cs="Times New Roman"/>
                <w:sz w:val="16"/>
                <w:szCs w:val="16"/>
              </w:rPr>
              <w:t>Uniform[0.95, 0.995]</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4FF909F" w14:textId="156CF08D" w:rsidR="005657DD" w:rsidRPr="00093498" w:rsidRDefault="00817783" w:rsidP="00036805">
            <w:pPr>
              <w:rPr>
                <w:rFonts w:ascii="Times New Roman" w:eastAsia="Calibri" w:hAnsi="Times New Roman" w:cs="Times New Roman"/>
                <w:sz w:val="16"/>
                <w:szCs w:val="16"/>
                <w:highlight w:val="yellow"/>
              </w:rPr>
            </w:pPr>
            <w:r w:rsidRPr="00817783">
              <w:rPr>
                <w:rFonts w:ascii="Times New Roman" w:eastAsia="Calibri" w:hAnsi="Times New Roman" w:cs="Times New Roman"/>
                <w:sz w:val="16"/>
                <w:szCs w:val="16"/>
              </w:rPr>
              <w:t>Colangelo et al. zero SLA violations across 33 experiments / 212 jobs; corroborated by Thunderbolt and Flex production precedent</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B5C0120" w14:textId="51920081" w:rsidR="005657DD" w:rsidRPr="00093498" w:rsidRDefault="00E33BC8" w:rsidP="00036805">
            <w:pPr>
              <w:rPr>
                <w:rFonts w:ascii="Times New Roman" w:eastAsia="Calibri" w:hAnsi="Times New Roman" w:cs="Times New Roman"/>
                <w:sz w:val="16"/>
                <w:szCs w:val="16"/>
                <w:highlight w:val="yellow"/>
              </w:rPr>
            </w:pPr>
            <w:r w:rsidRPr="00E33BC8">
              <w:rPr>
                <w:rFonts w:ascii="Times New Roman" w:eastAsia="Calibri" w:hAnsi="Times New Roman" w:cs="Times New Roman"/>
                <w:sz w:val="16"/>
                <w:szCs w:val="16"/>
              </w:rPr>
              <w:t>Colangelo et al. (2026)</w:t>
            </w:r>
            <w:r w:rsidR="00FA589C">
              <w:rPr>
                <w:rFonts w:ascii="Times New Roman" w:eastAsia="Calibri" w:hAnsi="Times New Roman" w:cs="Times New Roman"/>
                <w:sz w:val="16"/>
                <w:szCs w:val="16"/>
              </w:rPr>
              <w:t>[8]</w:t>
            </w:r>
            <w:r w:rsidRPr="00E33BC8">
              <w:rPr>
                <w:rFonts w:ascii="Times New Roman" w:eastAsia="Calibri" w:hAnsi="Times New Roman" w:cs="Times New Roman"/>
                <w:sz w:val="16"/>
                <w:szCs w:val="16"/>
              </w:rPr>
              <w:t>; Li et al., OSDI (2020)</w:t>
            </w:r>
            <w:r w:rsidR="00FA589C">
              <w:rPr>
                <w:rFonts w:ascii="Times New Roman" w:eastAsia="Calibri" w:hAnsi="Times New Roman" w:cs="Times New Roman"/>
                <w:sz w:val="16"/>
                <w:szCs w:val="16"/>
              </w:rPr>
              <w:t>[7]</w:t>
            </w:r>
            <w:r w:rsidRPr="00E33BC8">
              <w:rPr>
                <w:rFonts w:ascii="Times New Roman" w:eastAsia="Calibri" w:hAnsi="Times New Roman" w:cs="Times New Roman"/>
                <w:sz w:val="16"/>
                <w:szCs w:val="16"/>
              </w:rPr>
              <w:t>; Zhang et al., ISCA (2021)</w:t>
            </w:r>
            <w:r w:rsidR="00FA589C">
              <w:rPr>
                <w:rFonts w:ascii="Times New Roman" w:eastAsia="Calibri" w:hAnsi="Times New Roman" w:cs="Times New Roman"/>
                <w:sz w:val="16"/>
                <w:szCs w:val="16"/>
              </w:rPr>
              <w:t>[5]</w:t>
            </w:r>
          </w:p>
        </w:tc>
      </w:tr>
    </w:tbl>
    <w:p w14:paraId="4FDF57A9" w14:textId="77777777" w:rsidR="00877A4C" w:rsidRDefault="00877A4C" w:rsidP="00877A4C">
      <w:pPr>
        <w:spacing w:before="120" w:after="120" w:line="300" w:lineRule="auto"/>
        <w:rPr>
          <w:rFonts w:ascii="Times New Roman" w:eastAsia="Calibri" w:hAnsi="Times New Roman" w:cs="Times New Roman"/>
          <w:b/>
          <w:bCs/>
        </w:rPr>
        <w:sectPr w:rsidR="00877A4C" w:rsidSect="00877A4C">
          <w:pgSz w:w="15840" w:h="12240" w:orient="landscape"/>
          <w:pgMar w:top="1440" w:right="1440" w:bottom="1440" w:left="1440" w:header="720" w:footer="720" w:gutter="0"/>
          <w:cols w:space="720"/>
          <w:docGrid w:linePitch="360"/>
        </w:sectPr>
      </w:pPr>
    </w:p>
    <w:p w14:paraId="4BE0B5CF" w14:textId="77777777" w:rsidR="00C74245" w:rsidRPr="00C74245" w:rsidRDefault="00C74245" w:rsidP="00C74245">
      <w:pPr>
        <w:rPr>
          <w:rFonts w:ascii="Times New Roman" w:hAnsi="Times New Roman" w:cs="Times New Roman"/>
          <w:b/>
          <w:bCs/>
        </w:rPr>
      </w:pPr>
      <w:r w:rsidRPr="00C74245">
        <w:rPr>
          <w:rFonts w:ascii="Times New Roman" w:hAnsi="Times New Roman" w:cs="Times New Roman"/>
          <w:b/>
          <w:bCs/>
        </w:rPr>
        <w:lastRenderedPageBreak/>
        <w:t>Composition formulas</w:t>
      </w:r>
    </w:p>
    <w:p w14:paraId="06AB9ED8" w14:textId="38110494" w:rsidR="00C74245" w:rsidRPr="00C74245" w:rsidRDefault="00C74245" w:rsidP="00C74245">
      <w:pPr>
        <w:rPr>
          <w:rFonts w:ascii="Times New Roman" w:hAnsi="Times New Roman" w:cs="Times New Roman"/>
          <w:bCs/>
        </w:rPr>
      </w:pPr>
      <w:r w:rsidRPr="00C74245">
        <w:rPr>
          <w:rFonts w:ascii="Times New Roman" w:hAnsi="Times New Roman" w:cs="Times New Roman"/>
          <w:bCs/>
        </w:rPr>
        <w:t xml:space="preserve">The three </w:t>
      </w:r>
      <w:r w:rsidR="00102C3F">
        <w:rPr>
          <w:rFonts w:ascii="Times New Roman" w:hAnsi="Times New Roman" w:cs="Times New Roman"/>
          <w:bCs/>
        </w:rPr>
        <w:t>sub</w:t>
      </w:r>
      <w:r w:rsidRPr="00C74245">
        <w:rPr>
          <w:rFonts w:ascii="Times New Roman" w:hAnsi="Times New Roman" w:cs="Times New Roman"/>
          <w:bCs/>
        </w:rPr>
        <w:t>-</w:t>
      </w:r>
      <w:del w:id="1478" w:author="Chris Dunlap" w:date="2026-05-10T22:50:00Z" w16du:dateUtc="2026-05-11T03:50:00Z">
        <w:r w:rsidRPr="00C74245" w:rsidDel="0060691A">
          <w:rPr>
            <w:rFonts w:ascii="Times New Roman" w:hAnsi="Times New Roman" w:cs="Times New Roman"/>
            <w:bCs/>
          </w:rPr>
          <w:delText>cascades</w:delText>
        </w:r>
      </w:del>
      <w:ins w:id="1479" w:author="Chris Dunlap" w:date="2026-05-10T22:50:00Z" w16du:dateUtc="2026-05-11T03:50:00Z">
        <w:r w:rsidR="0060691A">
          <w:rPr>
            <w:rFonts w:ascii="Times New Roman" w:hAnsi="Times New Roman" w:cs="Times New Roman"/>
            <w:bCs/>
          </w:rPr>
          <w:t>models</w:t>
        </w:r>
      </w:ins>
      <w:r w:rsidRPr="00C74245">
        <w:rPr>
          <w:rFonts w:ascii="Times New Roman" w:hAnsi="Times New Roman" w:cs="Times New Roman"/>
          <w:bCs/>
        </w:rPr>
        <w:t xml:space="preserve"> compose multiplicatively within mechanism and additively across mechanisms with sequential ordering:</w:t>
      </w:r>
    </w:p>
    <w:p w14:paraId="00F97361"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
          <w:bCs/>
        </w:rPr>
        <w:t>Spatial mechanism:</w:t>
      </w:r>
    </w:p>
    <w:p w14:paraId="7CCBF879" w14:textId="6CA239B9" w:rsidR="00C74245" w:rsidRPr="00C74245" w:rsidRDefault="00000000" w:rsidP="00C74245">
      <w:pPr>
        <w:rPr>
          <w:rFonts w:ascii="Times New Roman" w:hAnsi="Times New Roman" w:cs="Times New Roman"/>
          <w:bCs/>
        </w:rPr>
      </w:pPr>
      <m:oMathPara>
        <m:oMath>
          <m:sSub>
            <m:sSubPr>
              <m:ctrlPr>
                <w:ins w:id="1480" w:author="Chris Dunlap" w:date="2026-05-10T22:43:00Z" w16du:dateUtc="2026-05-11T03:43:00Z">
                  <w:rPr>
                    <w:rFonts w:ascii="Cambria Math" w:hAnsi="Cambria Math" w:cs="Times New Roman"/>
                    <w:i/>
                  </w:rPr>
                </w:ins>
              </m:ctrlPr>
            </m:sSubPr>
            <m:e>
              <m:r>
                <w:ins w:id="1481" w:author="Chris Dunlap" w:date="2026-05-10T22:43:00Z" w16du:dateUtc="2026-05-11T03:43:00Z">
                  <w:rPr>
                    <w:rFonts w:ascii="Cambria Math" w:hAnsi="Cambria Math" w:cs="Times New Roman"/>
                  </w:rPr>
                  <m:t>M</m:t>
                </w:ins>
              </m:r>
            </m:e>
            <m:sub>
              <m:r>
                <w:ins w:id="1482" w:author="Chris Dunlap" w:date="2026-05-10T22:43:00Z" w16du:dateUtc="2026-05-11T03:43:00Z">
                  <w:rPr>
                    <w:rFonts w:ascii="Cambria Math" w:hAnsi="Cambria Math" w:cs="Times New Roman"/>
                  </w:rPr>
                  <m:t>spa</m:t>
                </w:ins>
              </m:r>
              <m:r>
                <w:ins w:id="1483" w:author="Chris Dunlap" w:date="2026-05-10T22:44:00Z" w16du:dateUtc="2026-05-11T03:44:00Z">
                  <w:rPr>
                    <w:rFonts w:ascii="Cambria Math" w:hAnsi="Cambria Math" w:cs="Times New Roman"/>
                  </w:rPr>
                  <m:t>tial</m:t>
                </w:ins>
              </m:r>
            </m:sub>
          </m:sSub>
          <m:r>
            <w:del w:id="1484" w:author="Chris Dunlap" w:date="2026-05-10T22:43:00Z" w16du:dateUtc="2026-05-11T03:43:00Z">
              <w:rPr>
                <w:rFonts w:ascii="Cambria Math" w:hAnsi="Cambria Math" w:cs="Times New Roman"/>
              </w:rPr>
              <m:t>M_spatial</m:t>
            </w:del>
          </m:r>
          <m:r>
            <w:rPr>
              <w:rFonts w:ascii="Cambria Math" w:hAnsi="Cambria Math" w:cs="Times New Roman"/>
            </w:rPr>
            <m:t xml:space="preserve"> = (nameplate × (1/PUE) × φ_inf,sc</m:t>
          </m:r>
          <m:r>
            <w:ins w:id="1485" w:author="Chris Dunlap" w:date="2026-05-10T22:44:00Z" w16du:dateUtc="2026-05-11T03:44:00Z">
              <w:rPr>
                <w:rFonts w:ascii="Cambria Math" w:hAnsi="Cambria Math" w:cs="Times New Roman"/>
              </w:rPr>
              <m:t>enario</m:t>
            </w:ins>
          </m:r>
          <m:r>
            <w:del w:id="1486" w:author="Chris Dunlap" w:date="2026-05-10T22:44:00Z" w16du:dateUtc="2026-05-11T03:44:00Z">
              <w:rPr>
                <w:rFonts w:ascii="Cambria Math" w:hAnsi="Cambria Math" w:cs="Times New Roman"/>
              </w:rPr>
              <m:t>ope</m:t>
            </w:del>
          </m:r>
          <m:r>
            <w:rPr>
              <w:rFonts w:ascii="Cambria Math" w:hAnsi="Cambria Math" w:cs="Times New Roman"/>
            </w:rPr>
            <m:t>) × (</m:t>
          </m:r>
          <m:r>
            <w:del w:id="1487" w:author="Chris Dunlap" w:date="2026-05-10T22:43:00Z" w16du:dateUtc="2026-05-11T03:43:00Z">
              <w:rPr>
                <w:rFonts w:ascii="Cambria Math" w:hAnsi="Cambria Math" w:cs="Times New Roman"/>
              </w:rPr>
              <m:t>MIG</m:t>
            </w:del>
          </m:r>
          <m:sSub>
            <m:sSubPr>
              <m:ctrlPr>
                <w:ins w:id="1488" w:author="Chris Dunlap" w:date="2026-05-10T22:43:00Z" w16du:dateUtc="2026-05-11T03:43:00Z">
                  <w:rPr>
                    <w:rFonts w:ascii="Cambria Math" w:hAnsi="Cambria Math" w:cs="Times New Roman"/>
                    <w:i/>
                  </w:rPr>
                </w:ins>
              </m:ctrlPr>
            </m:sSubPr>
            <m:e>
              <m:r>
                <w:ins w:id="1489" w:author="Chris Dunlap" w:date="2026-05-10T22:43:00Z" w16du:dateUtc="2026-05-11T03:43:00Z">
                  <w:rPr>
                    <w:rFonts w:ascii="Cambria Math" w:hAnsi="Cambria Math" w:cs="Times New Roman"/>
                  </w:rPr>
                  <m:t>MIG</m:t>
                </w:ins>
              </m:r>
            </m:e>
            <m:sub>
              <m:r>
                <w:ins w:id="1490" w:author="Chris Dunlap" w:date="2026-05-10T22:43:00Z" w16du:dateUtc="2026-05-11T03:43:00Z">
                  <w:rPr>
                    <w:rFonts w:ascii="Cambria Math" w:hAnsi="Cambria Math" w:cs="Times New Roman"/>
                  </w:rPr>
                  <m:t>elig</m:t>
                </w:ins>
              </m:r>
            </m:sub>
          </m:sSub>
          <m:r>
            <w:del w:id="1491" w:author="Chris Dunlap" w:date="2026-05-10T22:38:00Z" w16du:dateUtc="2026-05-11T03:38:00Z">
              <w:rPr>
                <w:rFonts w:ascii="Cambria Math" w:hAnsi="Cambria Math" w:cs="Times New Roman"/>
              </w:rPr>
              <m:t>_</m:t>
            </w:del>
          </m:r>
          <m:r>
            <w:del w:id="1492" w:author="Chris Dunlap" w:date="2026-05-10T22:43:00Z" w16du:dateUtc="2026-05-11T03:43:00Z">
              <w:rPr>
                <w:rFonts w:ascii="Cambria Math" w:hAnsi="Cambria Math" w:cs="Times New Roman"/>
              </w:rPr>
              <m:t>elig</m:t>
            </w:del>
          </m:r>
          <m:r>
            <w:rPr>
              <w:rFonts w:ascii="Cambria Math" w:hAnsi="Cambria Math" w:cs="Times New Roman"/>
            </w:rPr>
            <m:t xml:space="preserve"> × </m:t>
          </m:r>
          <m:sSub>
            <m:sSubPr>
              <m:ctrlPr>
                <w:ins w:id="1493" w:author="Chris Dunlap" w:date="2026-05-10T22:43:00Z" w16du:dateUtc="2026-05-11T03:43:00Z">
                  <w:rPr>
                    <w:rFonts w:ascii="Cambria Math" w:hAnsi="Cambria Math" w:cs="Times New Roman"/>
                    <w:i/>
                  </w:rPr>
                </w:ins>
              </m:ctrlPr>
            </m:sSubPr>
            <m:e>
              <m:r>
                <w:ins w:id="1494" w:author="Chris Dunlap" w:date="2026-05-10T22:43:00Z" w16du:dateUtc="2026-05-11T03:43:00Z">
                  <w:rPr>
                    <w:rFonts w:ascii="Cambria Math" w:hAnsi="Cambria Math" w:cs="Times New Roman"/>
                  </w:rPr>
                  <m:t>Drain</m:t>
                </w:ins>
              </m:r>
            </m:e>
            <m:sub>
              <m:r>
                <w:ins w:id="1495" w:author="Chris Dunlap" w:date="2026-05-10T22:43:00Z" w16du:dateUtc="2026-05-11T03:43:00Z">
                  <w:rPr>
                    <w:rFonts w:ascii="Cambria Math" w:hAnsi="Cambria Math" w:cs="Times New Roman"/>
                  </w:rPr>
                  <m:t>ok</m:t>
                </w:ins>
              </m:r>
            </m:sub>
          </m:sSub>
          <m:r>
            <w:del w:id="1496" w:author="Chris Dunlap" w:date="2026-05-10T22:43:00Z" w16du:dateUtc="2026-05-11T03:43:00Z">
              <w:rPr>
                <w:rFonts w:ascii="Cambria Math" w:hAnsi="Cambria Math" w:cs="Times New Roman"/>
              </w:rPr>
              <m:t>DRAIN_ok</m:t>
            </w:del>
          </m:r>
          <m:r>
            <w:rPr>
              <w:rFonts w:ascii="Cambria Math" w:hAnsi="Cambria Math" w:cs="Times New Roman"/>
            </w:rPr>
            <m:t xml:space="preserve"> × </m:t>
          </m:r>
          <m:sSub>
            <m:sSubPr>
              <m:ctrlPr>
                <w:ins w:id="1497" w:author="Chris Dunlap" w:date="2026-05-10T22:44:00Z" w16du:dateUtc="2026-05-11T03:44:00Z">
                  <w:rPr>
                    <w:rFonts w:ascii="Cambria Math" w:hAnsi="Cambria Math" w:cs="Times New Roman"/>
                    <w:i/>
                  </w:rPr>
                </w:ins>
              </m:ctrlPr>
            </m:sSubPr>
            <m:e>
              <m:r>
                <w:ins w:id="1498" w:author="Chris Dunlap" w:date="2026-05-10T22:44:00Z" w16du:dateUtc="2026-05-11T03:44:00Z">
                  <w:rPr>
                    <w:rFonts w:ascii="Cambria Math" w:hAnsi="Cambria Math" w:cs="Times New Roman"/>
                  </w:rPr>
                  <m:t>DEST</m:t>
                </w:ins>
              </m:r>
            </m:e>
            <m:sub>
              <m:r>
                <w:ins w:id="1499" w:author="Chris Dunlap" w:date="2026-05-10T22:44:00Z" w16du:dateUtc="2026-05-11T03:44:00Z">
                  <w:rPr>
                    <w:rFonts w:ascii="Cambria Math" w:hAnsi="Cambria Math" w:cs="Times New Roman"/>
                  </w:rPr>
                  <m:t>avail</m:t>
                </w:ins>
              </m:r>
            </m:sub>
          </m:sSub>
          <m:r>
            <w:del w:id="1500" w:author="Chris Dunlap" w:date="2026-05-10T22:44:00Z" w16du:dateUtc="2026-05-11T03:44:00Z">
              <w:rPr>
                <w:rFonts w:ascii="Cambria Math" w:hAnsi="Cambria Math" w:cs="Times New Roman"/>
              </w:rPr>
              <m:t>DEST_avail</m:t>
            </w:del>
          </m:r>
          <m:r>
            <w:rPr>
              <w:rFonts w:ascii="Cambria Math" w:hAnsi="Cambria Math" w:cs="Times New Roman"/>
            </w:rPr>
            <m:t xml:space="preserve"> × </m:t>
          </m:r>
          <m:sSub>
            <m:sSubPr>
              <m:ctrlPr>
                <w:ins w:id="1501" w:author="Chris Dunlap" w:date="2026-05-10T22:44:00Z" w16du:dateUtc="2026-05-11T03:44:00Z">
                  <w:rPr>
                    <w:rFonts w:ascii="Cambria Math" w:hAnsi="Cambria Math" w:cs="Times New Roman"/>
                    <w:i/>
                  </w:rPr>
                </w:ins>
              </m:ctrlPr>
            </m:sSubPr>
            <m:e>
              <m:r>
                <w:ins w:id="1502" w:author="Chris Dunlap" w:date="2026-05-10T22:44:00Z" w16du:dateUtc="2026-05-11T03:44:00Z">
                  <w:rPr>
                    <w:rFonts w:ascii="Cambria Math" w:hAnsi="Cambria Math" w:cs="Times New Roman"/>
                  </w:rPr>
                  <m:t>DEST</m:t>
                </w:ins>
              </m:r>
            </m:e>
            <m:sub>
              <m:r>
                <w:ins w:id="1503" w:author="Chris Dunlap" w:date="2026-05-10T22:44:00Z" w16du:dateUtc="2026-05-11T03:44:00Z">
                  <w:rPr>
                    <w:rFonts w:ascii="Cambria Math" w:hAnsi="Cambria Math" w:cs="Times New Roman"/>
                  </w:rPr>
                  <m:t>absorb</m:t>
                </w:ins>
              </m:r>
            </m:sub>
          </m:sSub>
          <m:r>
            <w:del w:id="1504" w:author="Chris Dunlap" w:date="2026-05-10T22:44:00Z" w16du:dateUtc="2026-05-11T03:44:00Z">
              <w:rPr>
                <w:rFonts w:ascii="Cambria Math" w:hAnsi="Cambria Math" w:cs="Times New Roman"/>
              </w:rPr>
              <m:t>DEST_absorb</m:t>
            </w:del>
          </m:r>
          <m:r>
            <w:rPr>
              <w:rFonts w:ascii="Cambria Math" w:hAnsi="Cambria Math" w:cs="Times New Roman"/>
            </w:rPr>
            <m:t xml:space="preserve"> × </m:t>
          </m:r>
          <m:sSub>
            <m:sSubPr>
              <m:ctrlPr>
                <w:ins w:id="1505" w:author="Chris Dunlap" w:date="2026-05-10T22:44:00Z" w16du:dateUtc="2026-05-11T03:44:00Z">
                  <w:rPr>
                    <w:rFonts w:ascii="Cambria Math" w:hAnsi="Cambria Math" w:cs="Times New Roman"/>
                    <w:i/>
                  </w:rPr>
                </w:ins>
              </m:ctrlPr>
            </m:sSubPr>
            <m:e>
              <m:r>
                <w:ins w:id="1506" w:author="Chris Dunlap" w:date="2026-05-10T22:44:00Z" w16du:dateUtc="2026-05-11T03:44:00Z">
                  <w:rPr>
                    <w:rFonts w:ascii="Cambria Math" w:hAnsi="Cambria Math" w:cs="Times New Roman"/>
                  </w:rPr>
                  <m:t>NET</m:t>
                </w:ins>
              </m:r>
            </m:e>
            <m:sub>
              <m:r>
                <w:ins w:id="1507" w:author="Chris Dunlap" w:date="2026-05-10T22:44:00Z" w16du:dateUtc="2026-05-11T03:44:00Z">
                  <w:rPr>
                    <w:rFonts w:ascii="Cambria Math" w:hAnsi="Cambria Math" w:cs="Times New Roman"/>
                  </w:rPr>
                  <m:t>ok</m:t>
                </w:ins>
              </m:r>
            </m:sub>
          </m:sSub>
          <m:r>
            <w:del w:id="1508" w:author="Chris Dunlap" w:date="2026-05-10T22:44:00Z" w16du:dateUtc="2026-05-11T03:44:00Z">
              <w:rPr>
                <w:rFonts w:ascii="Cambria Math" w:hAnsi="Cambria Math" w:cs="Times New Roman"/>
              </w:rPr>
              <m:t>NET_ok</m:t>
            </w:del>
          </m:r>
          <m:r>
            <w:rPr>
              <w:rFonts w:ascii="Cambria Math" w:hAnsi="Cambria Math" w:cs="Times New Roman"/>
            </w:rPr>
            <m:t xml:space="preserve"> × </m:t>
          </m:r>
          <m:sSub>
            <m:sSubPr>
              <m:ctrlPr>
                <w:ins w:id="1509" w:author="Chris Dunlap" w:date="2026-05-10T22:44:00Z" w16du:dateUtc="2026-05-11T03:44:00Z">
                  <w:rPr>
                    <w:rFonts w:ascii="Cambria Math" w:hAnsi="Cambria Math" w:cs="Times New Roman"/>
                    <w:i/>
                  </w:rPr>
                </w:ins>
              </m:ctrlPr>
            </m:sSubPr>
            <m:e>
              <m:r>
                <w:ins w:id="1510" w:author="Chris Dunlap" w:date="2026-05-10T22:45:00Z" w16du:dateUtc="2026-05-11T03:45:00Z">
                  <w:rPr>
                    <w:rFonts w:ascii="Cambria Math" w:hAnsi="Cambria Math" w:cs="Times New Roman"/>
                  </w:rPr>
                  <m:t>ORCH</m:t>
                </w:ins>
              </m:r>
            </m:e>
            <m:sub>
              <m:r>
                <w:ins w:id="1511" w:author="Chris Dunlap" w:date="2026-05-10T22:45:00Z" w16du:dateUtc="2026-05-11T03:45:00Z">
                  <w:rPr>
                    <w:rFonts w:ascii="Cambria Math" w:hAnsi="Cambria Math" w:cs="Times New Roman"/>
                  </w:rPr>
                  <m:t>ok</m:t>
                </w:ins>
              </m:r>
            </m:sub>
          </m:sSub>
          <m:r>
            <w:del w:id="1512" w:author="Chris Dunlap" w:date="2026-05-10T22:44:00Z" w16du:dateUtc="2026-05-11T03:44:00Z">
              <w:rPr>
                <w:rFonts w:ascii="Cambria Math" w:hAnsi="Cambria Math" w:cs="Times New Roman"/>
              </w:rPr>
              <m:t>ORCH_ok</m:t>
            </w:del>
          </m:r>
          <m:r>
            <w:rPr>
              <w:rFonts w:ascii="Cambria Math" w:hAnsi="Cambria Math" w:cs="Times New Roman"/>
            </w:rPr>
            <m:t>)</m:t>
          </m:r>
        </m:oMath>
      </m:oMathPara>
    </w:p>
    <w:p w14:paraId="3808288E"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
          <w:bCs/>
        </w:rPr>
        <w:t>Deferral mechanism (sequential, on residual after spatial):</w:t>
      </w:r>
    </w:p>
    <w:p w14:paraId="2C089280" w14:textId="1E2ED3A4" w:rsidR="00C74245" w:rsidRPr="00C74245" w:rsidRDefault="00000000" w:rsidP="00C74245">
      <w:pPr>
        <w:rPr>
          <w:rFonts w:ascii="Times New Roman" w:hAnsi="Times New Roman" w:cs="Times New Roman"/>
          <w:bCs/>
        </w:rPr>
      </w:pPr>
      <m:oMathPara>
        <m:oMath>
          <m:sSub>
            <m:sSubPr>
              <m:ctrlPr>
                <w:rPr>
                  <w:rFonts w:ascii="Cambria Math" w:hAnsi="Cambria Math" w:cs="Times New Roman"/>
                  <w:bCs/>
                  <w:i/>
                </w:rPr>
              </m:ctrlPr>
            </m:sSubPr>
            <m:e>
              <m:r>
                <w:rPr>
                  <w:rFonts w:ascii="Cambria Math" w:hAnsi="Cambria Math" w:cs="Times New Roman"/>
                </w:rPr>
                <m:t>M</m:t>
              </m:r>
            </m:e>
            <m:sub>
              <m:r>
                <w:rPr>
                  <w:rFonts w:ascii="Cambria Math" w:hAnsi="Cambria Math" w:cs="Times New Roman"/>
                </w:rPr>
                <m:t>defer</m:t>
              </m:r>
            </m:sub>
          </m:sSub>
          <m:r>
            <w:rPr>
              <w:rFonts w:ascii="Cambria Math" w:hAnsi="Cambria Math" w:cs="Times New Roman"/>
            </w:rPr>
            <m:t xml:space="preserve">= </m:t>
          </m:r>
          <m:d>
            <m:dPr>
              <m:ctrlPr>
                <w:rPr>
                  <w:rFonts w:ascii="Cambria Math" w:hAnsi="Cambria Math" w:cs="Times New Roman"/>
                  <w:bCs/>
                  <w:i/>
                </w:rPr>
              </m:ctrlPr>
            </m:dPr>
            <m:e>
              <m:r>
                <w:rPr>
                  <w:rFonts w:ascii="Cambria Math" w:hAnsi="Cambria Math" w:cs="Times New Roman"/>
                </w:rPr>
                <m:t xml:space="preserve">facility inference MW - </m:t>
              </m:r>
              <m:sSub>
                <m:sSubPr>
                  <m:ctrlPr>
                    <w:rPr>
                      <w:rFonts w:ascii="Cambria Math" w:hAnsi="Cambria Math" w:cs="Times New Roman"/>
                      <w:bCs/>
                      <w:i/>
                    </w:rPr>
                  </m:ctrlPr>
                </m:sSubPr>
                <m:e>
                  <m:r>
                    <w:rPr>
                      <w:rFonts w:ascii="Cambria Math" w:hAnsi="Cambria Math" w:cs="Times New Roman"/>
                    </w:rPr>
                    <m:t>M</m:t>
                  </m:r>
                </m:e>
                <m:sub>
                  <m:r>
                    <w:rPr>
                      <w:rFonts w:ascii="Cambria Math" w:hAnsi="Cambria Math" w:cs="Times New Roman"/>
                    </w:rPr>
                    <m:t>spatial</m:t>
                  </m:r>
                </m:sub>
              </m:sSub>
            </m:e>
          </m:d>
          <m:r>
            <w:rPr>
              <w:rFonts w:ascii="Cambria Math" w:hAnsi="Cambria Math" w:cs="Times New Roman"/>
            </w:rPr>
            <m:t xml:space="preserve">× </m:t>
          </m:r>
          <m:d>
            <m:dPr>
              <m:ctrlPr>
                <w:rPr>
                  <w:rFonts w:ascii="Cambria Math" w:hAnsi="Cambria Math" w:cs="Times New Roman"/>
                  <w:bCs/>
                  <w:i/>
                </w:rPr>
              </m:ctrlPr>
            </m:dPr>
            <m:e>
              <m:r>
                <w:rPr>
                  <w:rFonts w:ascii="Cambria Math" w:hAnsi="Cambria Math" w:cs="Times New Roman"/>
                </w:rPr>
                <m:t>NI</m:t>
              </m:r>
              <m:sSub>
                <m:sSubPr>
                  <m:ctrlPr>
                    <w:rPr>
                      <w:rFonts w:ascii="Cambria Math" w:hAnsi="Cambria Math" w:cs="Times New Roman"/>
                      <w:bCs/>
                      <w:i/>
                    </w:rPr>
                  </m:ctrlPr>
                </m:sSubPr>
                <m:e>
                  <m:r>
                    <w:rPr>
                      <w:rFonts w:ascii="Cambria Math" w:hAnsi="Cambria Math" w:cs="Times New Roman"/>
                    </w:rPr>
                    <m:t>W</m:t>
                  </m:r>
                </m:e>
                <m:sub>
                  <m:r>
                    <w:rPr>
                      <w:rFonts w:ascii="Cambria Math" w:hAnsi="Cambria Math" w:cs="Times New Roman"/>
                    </w:rPr>
                    <m:t>share</m:t>
                  </m:r>
                </m:sub>
              </m:sSub>
              <m:r>
                <w:rPr>
                  <w:rFonts w:ascii="Cambria Math" w:hAnsi="Cambria Math" w:cs="Times New Roman"/>
                </w:rPr>
                <m:t>× WINDO</m:t>
              </m:r>
              <m:sSub>
                <m:sSubPr>
                  <m:ctrlPr>
                    <w:rPr>
                      <w:rFonts w:ascii="Cambria Math" w:hAnsi="Cambria Math" w:cs="Times New Roman"/>
                      <w:bCs/>
                      <w:i/>
                    </w:rPr>
                  </m:ctrlPr>
                </m:sSubPr>
                <m:e>
                  <m:r>
                    <w:rPr>
                      <w:rFonts w:ascii="Cambria Math" w:hAnsi="Cambria Math" w:cs="Times New Roman"/>
                    </w:rPr>
                    <m:t>W</m:t>
                  </m:r>
                </m:e>
                <m:sub>
                  <m:r>
                    <w:rPr>
                      <w:rFonts w:ascii="Cambria Math" w:hAnsi="Cambria Math" w:cs="Times New Roman"/>
                    </w:rPr>
                    <m:t>ok</m:t>
                  </m:r>
                </m:sub>
              </m:sSub>
              <m:r>
                <w:rPr>
                  <w:rFonts w:ascii="Cambria Math" w:hAnsi="Cambria Math" w:cs="Times New Roman"/>
                </w:rPr>
                <m:t>× QUEU</m:t>
              </m:r>
              <m:sSub>
                <m:sSubPr>
                  <m:ctrlPr>
                    <w:rPr>
                      <w:rFonts w:ascii="Cambria Math" w:hAnsi="Cambria Math" w:cs="Times New Roman"/>
                      <w:bCs/>
                      <w:i/>
                    </w:rPr>
                  </m:ctrlPr>
                </m:sSubPr>
                <m:e>
                  <m:r>
                    <w:rPr>
                      <w:rFonts w:ascii="Cambria Math" w:hAnsi="Cambria Math" w:cs="Times New Roman"/>
                    </w:rPr>
                    <m:t>E</m:t>
                  </m:r>
                </m:e>
                <m:sub>
                  <m:r>
                    <w:rPr>
                      <w:rFonts w:ascii="Cambria Math" w:hAnsi="Cambria Math" w:cs="Times New Roman"/>
                    </w:rPr>
                    <m:t>ok</m:t>
                  </m:r>
                </m:sub>
              </m:sSub>
            </m:e>
          </m:d>
        </m:oMath>
      </m:oMathPara>
    </w:p>
    <w:p w14:paraId="5FE8F3D7"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
          <w:bCs/>
        </w:rPr>
        <w:t>DVFS mechanism (sequential, on residual after spatial + deferral):</w:t>
      </w:r>
    </w:p>
    <w:p w14:paraId="06DF79EB" w14:textId="21AB001E" w:rsidR="00C74245" w:rsidRPr="00C74245" w:rsidRDefault="00000000" w:rsidP="00C74245">
      <w:pPr>
        <w:rPr>
          <w:rFonts w:ascii="Times New Roman" w:hAnsi="Times New Roman" w:cs="Times New Roman"/>
          <w:bCs/>
        </w:rPr>
      </w:pPr>
      <m:oMathPara>
        <m:oMath>
          <m:sSub>
            <m:sSubPr>
              <m:ctrlPr>
                <w:rPr>
                  <w:rFonts w:ascii="Cambria Math" w:hAnsi="Cambria Math" w:cs="Times New Roman"/>
                  <w:bCs/>
                  <w:i/>
                </w:rPr>
              </m:ctrlPr>
            </m:sSubPr>
            <m:e>
              <m:r>
                <w:rPr>
                  <w:rFonts w:ascii="Cambria Math" w:hAnsi="Cambria Math" w:cs="Times New Roman"/>
                </w:rPr>
                <m:t>M</m:t>
              </m:r>
            </m:e>
            <m:sub>
              <m:r>
                <w:rPr>
                  <w:rFonts w:ascii="Cambria Math" w:hAnsi="Cambria Math" w:cs="Times New Roman"/>
                </w:rPr>
                <m:t>DVFS</m:t>
              </m:r>
            </m:sub>
          </m:sSub>
          <m:r>
            <w:rPr>
              <w:rFonts w:ascii="Cambria Math" w:hAnsi="Cambria Math" w:cs="Times New Roman"/>
            </w:rPr>
            <m:t xml:space="preserve">= </m:t>
          </m:r>
          <m:d>
            <m:dPr>
              <m:ctrlPr>
                <w:rPr>
                  <w:rFonts w:ascii="Cambria Math" w:hAnsi="Cambria Math" w:cs="Times New Roman"/>
                  <w:bCs/>
                  <w:i/>
                </w:rPr>
              </m:ctrlPr>
            </m:dPr>
            <m:e>
              <m:r>
                <w:rPr>
                  <w:rFonts w:ascii="Cambria Math" w:hAnsi="Cambria Math" w:cs="Times New Roman"/>
                </w:rPr>
                <m:t xml:space="preserve">facility inference MW - </m:t>
              </m:r>
              <m:sSub>
                <m:sSubPr>
                  <m:ctrlPr>
                    <w:rPr>
                      <w:rFonts w:ascii="Cambria Math" w:hAnsi="Cambria Math" w:cs="Times New Roman"/>
                      <w:bCs/>
                      <w:i/>
                    </w:rPr>
                  </m:ctrlPr>
                </m:sSubPr>
                <m:e>
                  <m:r>
                    <w:rPr>
                      <w:rFonts w:ascii="Cambria Math" w:hAnsi="Cambria Math" w:cs="Times New Roman"/>
                    </w:rPr>
                    <m:t>M</m:t>
                  </m:r>
                </m:e>
                <m:sub>
                  <m:r>
                    <w:rPr>
                      <w:rFonts w:ascii="Cambria Math" w:hAnsi="Cambria Math" w:cs="Times New Roman"/>
                    </w:rPr>
                    <m:t>spatial</m:t>
                  </m:r>
                </m:sub>
              </m:sSub>
              <m:r>
                <w:rPr>
                  <w:rFonts w:ascii="Cambria Math" w:hAnsi="Cambria Math" w:cs="Times New Roman"/>
                </w:rPr>
                <m:t xml:space="preserve">- </m:t>
              </m:r>
              <m:sSub>
                <m:sSubPr>
                  <m:ctrlPr>
                    <w:rPr>
                      <w:rFonts w:ascii="Cambria Math" w:hAnsi="Cambria Math" w:cs="Times New Roman"/>
                      <w:bCs/>
                      <w:i/>
                    </w:rPr>
                  </m:ctrlPr>
                </m:sSubPr>
                <m:e>
                  <m:r>
                    <w:rPr>
                      <w:rFonts w:ascii="Cambria Math" w:hAnsi="Cambria Math" w:cs="Times New Roman"/>
                    </w:rPr>
                    <m:t>M</m:t>
                  </m:r>
                </m:e>
                <m:sub>
                  <m:r>
                    <w:rPr>
                      <w:rFonts w:ascii="Cambria Math" w:hAnsi="Cambria Math" w:cs="Times New Roman"/>
                    </w:rPr>
                    <m:t>defer</m:t>
                  </m:r>
                </m:sub>
              </m:sSub>
            </m:e>
          </m:d>
          <m:r>
            <w:rPr>
              <w:rFonts w:ascii="Cambria Math" w:hAnsi="Cambria Math" w:cs="Times New Roman"/>
            </w:rPr>
            <m:t xml:space="preserve">× </m:t>
          </m:r>
          <m:d>
            <m:dPr>
              <m:ctrlPr>
                <w:rPr>
                  <w:rFonts w:ascii="Cambria Math" w:hAnsi="Cambria Math" w:cs="Times New Roman"/>
                  <w:bCs/>
                  <w:i/>
                </w:rPr>
              </m:ctrlPr>
            </m:dPr>
            <m:e>
              <m:r>
                <w:rPr>
                  <w:rFonts w:ascii="Cambria Math" w:hAnsi="Cambria Math" w:cs="Times New Roman"/>
                </w:rPr>
                <m:t>DVF</m:t>
              </m:r>
              <m:sSub>
                <m:sSubPr>
                  <m:ctrlPr>
                    <w:rPr>
                      <w:rFonts w:ascii="Cambria Math" w:hAnsi="Cambria Math" w:cs="Times New Roman"/>
                      <w:bCs/>
                      <w:i/>
                    </w:rPr>
                  </m:ctrlPr>
                </m:sSubPr>
                <m:e>
                  <m:r>
                    <w:rPr>
                      <w:rFonts w:ascii="Cambria Math" w:hAnsi="Cambria Math" w:cs="Times New Roman"/>
                    </w:rPr>
                    <m:t>S</m:t>
                  </m:r>
                </m:e>
                <m:sub>
                  <m:r>
                    <w:rPr>
                      <w:rFonts w:ascii="Cambria Math" w:hAnsi="Cambria Math" w:cs="Times New Roman"/>
                    </w:rPr>
                    <m:t>headroom</m:t>
                  </m:r>
                </m:sub>
              </m:sSub>
              <m:r>
                <w:rPr>
                  <w:rFonts w:ascii="Cambria Math" w:hAnsi="Cambria Math" w:cs="Times New Roman"/>
                </w:rPr>
                <m:t>× DVF</m:t>
              </m:r>
              <m:sSub>
                <m:sSubPr>
                  <m:ctrlPr>
                    <w:rPr>
                      <w:rFonts w:ascii="Cambria Math" w:hAnsi="Cambria Math" w:cs="Times New Roman"/>
                      <w:bCs/>
                      <w:i/>
                    </w:rPr>
                  </m:ctrlPr>
                </m:sSubPr>
                <m:e>
                  <m:r>
                    <w:rPr>
                      <w:rFonts w:ascii="Cambria Math" w:hAnsi="Cambria Math" w:cs="Times New Roman"/>
                    </w:rPr>
                    <m:t>S</m:t>
                  </m:r>
                </m:e>
                <m:sub>
                  <m:r>
                    <w:rPr>
                      <w:rFonts w:ascii="Cambria Math" w:hAnsi="Cambria Math" w:cs="Times New Roman"/>
                    </w:rPr>
                    <m:t>reliability</m:t>
                  </m:r>
                </m:sub>
              </m:sSub>
            </m:e>
          </m:d>
        </m:oMath>
      </m:oMathPara>
    </w:p>
    <w:p w14:paraId="4654D4AF"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
          <w:bCs/>
        </w:rPr>
        <w:t>Total commitment depth per facility MW:</w:t>
      </w:r>
    </w:p>
    <w:p w14:paraId="3F700CC6" w14:textId="08BEC3CF" w:rsidR="00C74245" w:rsidRPr="00C74245" w:rsidRDefault="002A3C16" w:rsidP="00C74245">
      <w:pPr>
        <w:rPr>
          <w:rFonts w:ascii="Times New Roman" w:hAnsi="Times New Roman" w:cs="Times New Roman"/>
          <w:bCs/>
        </w:rPr>
      </w:pPr>
      <m:oMathPara>
        <m:oMath>
          <m:r>
            <w:rPr>
              <w:rFonts w:ascii="Cambria Math" w:hAnsi="Cambria Math" w:cs="Times New Roman"/>
            </w:rPr>
            <m:t>Commitment depth = (</m:t>
          </m:r>
          <m:sSub>
            <m:sSubPr>
              <m:ctrlPr>
                <w:ins w:id="1513" w:author="Chris Dunlap" w:date="2026-05-10T22:45:00Z" w16du:dateUtc="2026-05-11T03:45:00Z">
                  <w:rPr>
                    <w:rFonts w:ascii="Cambria Math" w:hAnsi="Cambria Math" w:cs="Times New Roman"/>
                    <w:i/>
                  </w:rPr>
                </w:ins>
              </m:ctrlPr>
            </m:sSubPr>
            <m:e>
              <m:r>
                <w:ins w:id="1514" w:author="Chris Dunlap" w:date="2026-05-10T22:45:00Z" w16du:dateUtc="2026-05-11T03:45:00Z">
                  <w:rPr>
                    <w:rFonts w:ascii="Cambria Math" w:hAnsi="Cambria Math" w:cs="Times New Roman"/>
                  </w:rPr>
                  <m:t>M</m:t>
                </w:ins>
              </m:r>
            </m:e>
            <m:sub>
              <m:r>
                <w:ins w:id="1515" w:author="Chris Dunlap" w:date="2026-05-10T22:45:00Z" w16du:dateUtc="2026-05-11T03:45:00Z">
                  <w:rPr>
                    <w:rFonts w:ascii="Cambria Math" w:hAnsi="Cambria Math" w:cs="Times New Roman"/>
                  </w:rPr>
                  <m:t>spatial</m:t>
                </w:ins>
              </m:r>
            </m:sub>
          </m:sSub>
          <m:r>
            <w:del w:id="1516" w:author="Chris Dunlap" w:date="2026-05-10T22:45:00Z" w16du:dateUtc="2026-05-11T03:45:00Z">
              <w:rPr>
                <w:rFonts w:ascii="Cambria Math" w:hAnsi="Cambria Math" w:cs="Times New Roman"/>
              </w:rPr>
              <m:t>M_spatial</m:t>
            </w:del>
          </m:r>
          <m:r>
            <w:rPr>
              <w:rFonts w:ascii="Cambria Math" w:hAnsi="Cambria Math" w:cs="Times New Roman"/>
            </w:rPr>
            <m:t xml:space="preserve"> + </m:t>
          </m:r>
          <m:sSub>
            <m:sSubPr>
              <m:ctrlPr>
                <w:ins w:id="1517" w:author="Chris Dunlap" w:date="2026-05-10T22:45:00Z" w16du:dateUtc="2026-05-11T03:45:00Z">
                  <w:rPr>
                    <w:rFonts w:ascii="Cambria Math" w:hAnsi="Cambria Math" w:cs="Times New Roman"/>
                    <w:i/>
                  </w:rPr>
                </w:ins>
              </m:ctrlPr>
            </m:sSubPr>
            <m:e>
              <m:r>
                <w:ins w:id="1518" w:author="Chris Dunlap" w:date="2026-05-10T22:45:00Z" w16du:dateUtc="2026-05-11T03:45:00Z">
                  <w:rPr>
                    <w:rFonts w:ascii="Cambria Math" w:hAnsi="Cambria Math" w:cs="Times New Roman"/>
                  </w:rPr>
                  <m:t>M</m:t>
                </w:ins>
              </m:r>
            </m:e>
            <m:sub>
              <m:r>
                <w:ins w:id="1519" w:author="Chris Dunlap" w:date="2026-05-10T22:45:00Z" w16du:dateUtc="2026-05-11T03:45:00Z">
                  <w:rPr>
                    <w:rFonts w:ascii="Cambria Math" w:hAnsi="Cambria Math" w:cs="Times New Roman"/>
                  </w:rPr>
                  <m:t>defer</m:t>
                </w:ins>
              </m:r>
            </m:sub>
          </m:sSub>
          <m:r>
            <w:del w:id="1520" w:author="Chris Dunlap" w:date="2026-05-10T22:45:00Z" w16du:dateUtc="2026-05-11T03:45:00Z">
              <w:rPr>
                <w:rFonts w:ascii="Cambria Math" w:hAnsi="Cambria Math" w:cs="Times New Roman"/>
              </w:rPr>
              <m:t>M_defer</m:t>
            </w:del>
          </m:r>
          <m:r>
            <w:rPr>
              <w:rFonts w:ascii="Cambria Math" w:hAnsi="Cambria Math" w:cs="Times New Roman"/>
            </w:rPr>
            <m:t xml:space="preserve"> + </m:t>
          </m:r>
          <m:sSub>
            <m:sSubPr>
              <m:ctrlPr>
                <w:ins w:id="1521" w:author="Chris Dunlap" w:date="2026-05-10T22:45:00Z" w16du:dateUtc="2026-05-11T03:45:00Z">
                  <w:rPr>
                    <w:rFonts w:ascii="Cambria Math" w:hAnsi="Cambria Math" w:cs="Times New Roman"/>
                    <w:i/>
                  </w:rPr>
                </w:ins>
              </m:ctrlPr>
            </m:sSubPr>
            <m:e>
              <m:r>
                <w:ins w:id="1522" w:author="Chris Dunlap" w:date="2026-05-10T22:45:00Z" w16du:dateUtc="2026-05-11T03:45:00Z">
                  <w:rPr>
                    <w:rFonts w:ascii="Cambria Math" w:hAnsi="Cambria Math" w:cs="Times New Roman"/>
                  </w:rPr>
                  <m:t>M</m:t>
                </w:ins>
              </m:r>
            </m:e>
            <m:sub>
              <m:r>
                <w:ins w:id="1523" w:author="Chris Dunlap" w:date="2026-05-10T22:45:00Z" w16du:dateUtc="2026-05-11T03:45:00Z">
                  <w:rPr>
                    <w:rFonts w:ascii="Cambria Math" w:hAnsi="Cambria Math" w:cs="Times New Roman"/>
                  </w:rPr>
                  <m:t>DVFS</m:t>
                </w:ins>
              </m:r>
            </m:sub>
          </m:sSub>
          <m:r>
            <w:del w:id="1524" w:author="Chris Dunlap" w:date="2026-05-10T22:45:00Z" w16du:dateUtc="2026-05-11T03:45:00Z">
              <w:rPr>
                <w:rFonts w:ascii="Cambria Math" w:hAnsi="Cambria Math" w:cs="Times New Roman"/>
              </w:rPr>
              <m:t>M_DVFS</m:t>
            </w:del>
          </m:r>
          <m:r>
            <w:rPr>
              <w:rFonts w:ascii="Cambria Math" w:hAnsi="Cambria Math" w:cs="Times New Roman"/>
            </w:rPr>
            <m:t>) / nameplate</m:t>
          </m:r>
        </m:oMath>
      </m:oMathPara>
    </w:p>
    <w:p w14:paraId="35A5B7A8" w14:textId="77777777" w:rsidR="002E5E67" w:rsidRDefault="002E5E67" w:rsidP="00C74245">
      <w:pPr>
        <w:rPr>
          <w:rFonts w:ascii="Times New Roman" w:hAnsi="Times New Roman" w:cs="Times New Roman"/>
          <w:bCs/>
        </w:rPr>
      </w:pPr>
    </w:p>
    <w:p w14:paraId="452774A0" w14:textId="64B74D63" w:rsidR="00C74245" w:rsidRPr="00C74245" w:rsidRDefault="002E5E67" w:rsidP="00C74245">
      <w:pPr>
        <w:rPr>
          <w:rFonts w:ascii="Times New Roman" w:hAnsi="Times New Roman" w:cs="Times New Roman"/>
          <w:bCs/>
        </w:rPr>
      </w:pPr>
      <w:r w:rsidRPr="002E5E67">
        <w:rPr>
          <w:rFonts w:ascii="Times New Roman" w:hAnsi="Times New Roman" w:cs="Times New Roman"/>
          <w:bCs/>
        </w:rPr>
        <w:t>The sequential ordering implements the overlap correction between DVFS and deferral. Colangelo et al.'s observation that 25% peak-power reduction translates to only 5% energy reduction confirms that DVFS at the source partially substitutes for deferral</w:t>
      </w:r>
      <w:r w:rsidR="000350AC">
        <w:rPr>
          <w:rFonts w:ascii="Times New Roman" w:hAnsi="Times New Roman" w:cs="Times New Roman"/>
          <w:bCs/>
        </w:rPr>
        <w:t>[8]</w:t>
      </w:r>
      <w:r w:rsidRPr="002E5E67">
        <w:rPr>
          <w:rFonts w:ascii="Times New Roman" w:hAnsi="Times New Roman" w:cs="Times New Roman"/>
          <w:bCs/>
        </w:rPr>
        <w:t>; the sequential ordering ensures the same megawatt of</w:t>
      </w:r>
      <w:r w:rsidR="000350AC">
        <w:rPr>
          <w:rFonts w:ascii="Times New Roman" w:hAnsi="Times New Roman" w:cs="Times New Roman"/>
          <w:bCs/>
        </w:rPr>
        <w:t xml:space="preserve"> non-interactive</w:t>
      </w:r>
      <w:r w:rsidRPr="002E5E67">
        <w:rPr>
          <w:rFonts w:ascii="Times New Roman" w:hAnsi="Times New Roman" w:cs="Times New Roman"/>
          <w:bCs/>
        </w:rPr>
        <w:t xml:space="preserve"> </w:t>
      </w:r>
      <w:r w:rsidR="000350AC">
        <w:rPr>
          <w:rFonts w:ascii="Times New Roman" w:hAnsi="Times New Roman" w:cs="Times New Roman"/>
          <w:bCs/>
        </w:rPr>
        <w:t>work</w:t>
      </w:r>
      <w:r w:rsidRPr="002E5E67">
        <w:rPr>
          <w:rFonts w:ascii="Times New Roman" w:hAnsi="Times New Roman" w:cs="Times New Roman"/>
          <w:bCs/>
        </w:rPr>
        <w:t>load</w:t>
      </w:r>
      <w:r w:rsidR="000350AC">
        <w:rPr>
          <w:rFonts w:ascii="Times New Roman" w:hAnsi="Times New Roman" w:cs="Times New Roman"/>
          <w:bCs/>
        </w:rPr>
        <w:t xml:space="preserve"> (NIW)</w:t>
      </w:r>
      <w:r w:rsidRPr="002E5E67">
        <w:rPr>
          <w:rFonts w:ascii="Times New Roman" w:hAnsi="Times New Roman" w:cs="Times New Roman"/>
          <w:bCs/>
        </w:rPr>
        <w:t xml:space="preserve"> is either deferred or DVFS-reduced, not both.</w:t>
      </w:r>
      <w:r w:rsidR="000350AC">
        <w:rPr>
          <w:rFonts w:ascii="Times New Roman" w:hAnsi="Times New Roman" w:cs="Times New Roman"/>
          <w:bCs/>
        </w:rPr>
        <w:t xml:space="preserve"> </w:t>
      </w:r>
      <w:ins w:id="1525" w:author="Chris Dunlap" w:date="2026-05-10T14:17:00Z">
        <w:r w:rsidR="00501678" w:rsidRPr="00501678">
          <w:rPr>
            <w:rFonts w:ascii="Times New Roman" w:hAnsi="Times New Roman" w:cs="Times New Roman"/>
            <w:bCs/>
          </w:rPr>
          <w:t>The Power Usage Effectiveness (PUE) assumption of 1.3, the ratio of total facility power to IT-equipment power, is applied at the megawatt-translation layer inside the spatial composition formula above</w:t>
        </w:r>
      </w:ins>
      <w:del w:id="1526" w:author="Chris Dunlap" w:date="2026-05-10T14:17:00Z" w16du:dateUtc="2026-05-10T19:17:00Z">
        <w:r w:rsidR="00C74245" w:rsidRPr="00C74245" w:rsidDel="00501678">
          <w:rPr>
            <w:rFonts w:ascii="Times New Roman" w:hAnsi="Times New Roman" w:cs="Times New Roman"/>
            <w:bCs/>
          </w:rPr>
          <w:delText>The PUE assumption (1.3) is applied at the megawatt-translation layer inside the spatial composition formula above</w:delText>
        </w:r>
      </w:del>
      <w:r w:rsidR="00C74245" w:rsidRPr="00C74245">
        <w:rPr>
          <w:rFonts w:ascii="Times New Roman" w:hAnsi="Times New Roman" w:cs="Times New Roman"/>
          <w:bCs/>
        </w:rPr>
        <w:t>. Translations to facility-metered quantities in Section 6 therefore do not require an additional PUE step; commitment depth is reported as a fraction of facility nameplate directly.</w:t>
      </w:r>
    </w:p>
    <w:p w14:paraId="15B203E1" w14:textId="77777777" w:rsidR="00C74245" w:rsidRPr="00C74245" w:rsidRDefault="00C74245" w:rsidP="00C74245">
      <w:pPr>
        <w:rPr>
          <w:rFonts w:ascii="Times New Roman" w:hAnsi="Times New Roman" w:cs="Times New Roman"/>
          <w:b/>
          <w:bCs/>
        </w:rPr>
      </w:pPr>
      <w:r w:rsidRPr="00C74245">
        <w:rPr>
          <w:rFonts w:ascii="Times New Roman" w:hAnsi="Times New Roman" w:cs="Times New Roman"/>
          <w:b/>
          <w:bCs/>
        </w:rPr>
        <w:t>Conditional Monte Carlo simulation</w:t>
      </w:r>
    </w:p>
    <w:p w14:paraId="694B9BD6" w14:textId="7FBE0635" w:rsidR="00C74245" w:rsidRPr="00C74245" w:rsidRDefault="00C74245" w:rsidP="00C74245">
      <w:pPr>
        <w:rPr>
          <w:rFonts w:ascii="Times New Roman" w:hAnsi="Times New Roman" w:cs="Times New Roman"/>
          <w:bCs/>
        </w:rPr>
      </w:pPr>
      <w:r w:rsidRPr="00C74245">
        <w:rPr>
          <w:rFonts w:ascii="Times New Roman" w:hAnsi="Times New Roman" w:cs="Times New Roman"/>
          <w:bCs/>
        </w:rPr>
        <w:t>For each of the 200 ComEd stress hours, the conditional Monte Carlo simulation identifies the set of unstressed destination zones from DA LMP flags (the DEST</w:t>
      </w:r>
      <w:del w:id="1527" w:author="Chris Dunlap" w:date="2026-05-10T22:46:00Z" w16du:dateUtc="2026-05-11T03:46:00Z">
        <w:r w:rsidRPr="00BB2825" w:rsidDel="00BB2825">
          <w:rPr>
            <w:rFonts w:ascii="Times New Roman" w:hAnsi="Times New Roman" w:cs="Times New Roman"/>
            <w:bCs/>
            <w:vertAlign w:val="subscript"/>
            <w:rPrChange w:id="1528" w:author="Chris Dunlap" w:date="2026-05-10T22:46:00Z" w16du:dateUtc="2026-05-11T03:46:00Z">
              <w:rPr>
                <w:rFonts w:ascii="Times New Roman" w:hAnsi="Times New Roman" w:cs="Times New Roman"/>
                <w:bCs/>
              </w:rPr>
            </w:rPrChange>
          </w:rPr>
          <w:delText>_</w:delText>
        </w:r>
      </w:del>
      <w:r w:rsidRPr="00BB2825">
        <w:rPr>
          <w:rFonts w:ascii="Times New Roman" w:hAnsi="Times New Roman" w:cs="Times New Roman"/>
          <w:bCs/>
          <w:vertAlign w:val="subscript"/>
          <w:rPrChange w:id="1529" w:author="Chris Dunlap" w:date="2026-05-10T22:46:00Z" w16du:dateUtc="2026-05-11T03:46:00Z">
            <w:rPr>
              <w:rFonts w:ascii="Times New Roman" w:hAnsi="Times New Roman" w:cs="Times New Roman"/>
              <w:bCs/>
            </w:rPr>
          </w:rPrChange>
        </w:rPr>
        <w:t>avail</w:t>
      </w:r>
      <w:r w:rsidRPr="00C74245">
        <w:rPr>
          <w:rFonts w:ascii="Times New Roman" w:hAnsi="Times New Roman" w:cs="Times New Roman"/>
          <w:bCs/>
        </w:rPr>
        <w:t xml:space="preserve"> observation) and uses their realized capacities directly. For each unstressed destination, available headroom is computed as destination capacity × DEST</w:t>
      </w:r>
      <w:del w:id="1530" w:author="Chris Dunlap" w:date="2026-05-10T22:38:00Z" w16du:dateUtc="2026-05-11T03:38:00Z">
        <w:r w:rsidRPr="00C74245" w:rsidDel="00702F1B">
          <w:rPr>
            <w:rFonts w:ascii="Times New Roman" w:hAnsi="Times New Roman" w:cs="Times New Roman"/>
            <w:bCs/>
          </w:rPr>
          <w:delText>_</w:delText>
        </w:r>
      </w:del>
      <w:r w:rsidRPr="00702F1B">
        <w:rPr>
          <w:rFonts w:ascii="Times New Roman" w:hAnsi="Times New Roman" w:cs="Times New Roman"/>
          <w:bCs/>
          <w:vertAlign w:val="subscript"/>
          <w:rPrChange w:id="1531" w:author="Chris Dunlap" w:date="2026-05-10T22:38:00Z" w16du:dateUtc="2026-05-11T03:38:00Z">
            <w:rPr>
              <w:rFonts w:ascii="Times New Roman" w:hAnsi="Times New Roman" w:cs="Times New Roman"/>
              <w:bCs/>
            </w:rPr>
          </w:rPrChange>
        </w:rPr>
        <w:t>absorb</w:t>
      </w:r>
      <w:r w:rsidRPr="00C74245">
        <w:rPr>
          <w:rFonts w:ascii="Times New Roman" w:hAnsi="Times New Roman" w:cs="Times New Roman"/>
          <w:bCs/>
        </w:rPr>
        <w:t xml:space="preserve">. Migrating demand from the source facility or fleet is allocated across destinations in proportion to available headroom; when aggregate </w:t>
      </w:r>
      <w:r w:rsidRPr="00C74245">
        <w:rPr>
          <w:rFonts w:ascii="Times New Roman" w:hAnsi="Times New Roman" w:cs="Times New Roman"/>
          <w:bCs/>
        </w:rPr>
        <w:lastRenderedPageBreak/>
        <w:t>demand exceeds aggregate headroom, destinations fill to their individual capacities and the unallocated demand contributes nothing to the spatial mechanism (but the deferral and DVFS mechanisms still contribute on the residual).</w:t>
      </w:r>
    </w:p>
    <w:p w14:paraId="14A65D6D"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Cs/>
        </w:rPr>
        <w:t>The conditional MC uses the following parameter scheme:</w:t>
      </w:r>
    </w:p>
    <w:p w14:paraId="4D5ADBAA" w14:textId="179B2B5D" w:rsidR="00C74245" w:rsidRPr="00C74245" w:rsidRDefault="00C74245" w:rsidP="00C74245">
      <w:pPr>
        <w:rPr>
          <w:rFonts w:ascii="Times New Roman" w:hAnsi="Times New Roman" w:cs="Times New Roman"/>
          <w:bCs/>
        </w:rPr>
      </w:pPr>
      <w:r w:rsidRPr="00C74245">
        <w:rPr>
          <w:rFonts w:ascii="Times New Roman" w:hAnsi="Times New Roman" w:cs="Times New Roman"/>
          <w:b/>
          <w:bCs/>
        </w:rPr>
        <w:t>Observed per-hour from empirical data (1 parameter):</w:t>
      </w:r>
      <w:r w:rsidRPr="00C74245">
        <w:rPr>
          <w:rFonts w:ascii="Times New Roman" w:hAnsi="Times New Roman" w:cs="Times New Roman"/>
          <w:bCs/>
        </w:rPr>
        <w:t xml:space="preserve"> DEST</w:t>
      </w:r>
      <w:del w:id="1532" w:author="Chris Dunlap" w:date="2026-05-10T22:38:00Z" w16du:dateUtc="2026-05-11T03:38:00Z">
        <w:r w:rsidRPr="00C74245" w:rsidDel="00702F1B">
          <w:rPr>
            <w:rFonts w:ascii="Times New Roman" w:hAnsi="Times New Roman" w:cs="Times New Roman"/>
            <w:bCs/>
          </w:rPr>
          <w:delText>_</w:delText>
        </w:r>
      </w:del>
      <w:r w:rsidRPr="00702F1B">
        <w:rPr>
          <w:rFonts w:ascii="Times New Roman" w:hAnsi="Times New Roman" w:cs="Times New Roman"/>
          <w:bCs/>
          <w:vertAlign w:val="subscript"/>
          <w:rPrChange w:id="1533" w:author="Chris Dunlap" w:date="2026-05-10T22:38:00Z" w16du:dateUtc="2026-05-11T03:38:00Z">
            <w:rPr>
              <w:rFonts w:ascii="Times New Roman" w:hAnsi="Times New Roman" w:cs="Times New Roman"/>
              <w:bCs/>
            </w:rPr>
          </w:rPrChange>
        </w:rPr>
        <w:t>avail</w:t>
      </w:r>
      <w:r w:rsidRPr="00C74245">
        <w:rPr>
          <w:rFonts w:ascii="Times New Roman" w:hAnsi="Times New Roman" w:cs="Times New Roman"/>
          <w:bCs/>
        </w:rPr>
        <w:t>. The simulation conditions on the empirical realization rather than drawing from a distribution; this is the "conditional" in conditional Monte Carlo.</w:t>
      </w:r>
    </w:p>
    <w:p w14:paraId="31A9E406" w14:textId="37543CE9" w:rsidR="00C74245" w:rsidRPr="00C74245" w:rsidRDefault="00C74245" w:rsidP="00C74245">
      <w:pPr>
        <w:rPr>
          <w:rFonts w:ascii="Times New Roman" w:hAnsi="Times New Roman" w:cs="Times New Roman"/>
          <w:bCs/>
        </w:rPr>
      </w:pPr>
      <w:r w:rsidRPr="00C74245">
        <w:rPr>
          <w:rFonts w:ascii="Times New Roman" w:hAnsi="Times New Roman" w:cs="Times New Roman"/>
          <w:b/>
          <w:bCs/>
        </w:rPr>
        <w:t>Drawn independently per iteration from specified distributions (3 parameters):</w:t>
      </w:r>
      <w:r w:rsidRPr="00C74245">
        <w:rPr>
          <w:rFonts w:ascii="Times New Roman" w:hAnsi="Times New Roman" w:cs="Times New Roman"/>
          <w:bCs/>
        </w:rPr>
        <w:t xml:space="preserve"> DEST</w:t>
      </w:r>
      <w:del w:id="1534" w:author="Chris Dunlap" w:date="2026-05-10T22:38:00Z" w16du:dateUtc="2026-05-11T03:38:00Z">
        <w:r w:rsidRPr="00702F1B" w:rsidDel="00702F1B">
          <w:rPr>
            <w:rFonts w:ascii="Times New Roman" w:hAnsi="Times New Roman" w:cs="Times New Roman"/>
            <w:bCs/>
            <w:vertAlign w:val="subscript"/>
            <w:rPrChange w:id="1535" w:author="Chris Dunlap" w:date="2026-05-10T22:38:00Z" w16du:dateUtc="2026-05-11T03:38:00Z">
              <w:rPr>
                <w:rFonts w:ascii="Times New Roman" w:hAnsi="Times New Roman" w:cs="Times New Roman"/>
                <w:bCs/>
              </w:rPr>
            </w:rPrChange>
          </w:rPr>
          <w:delText>_</w:delText>
        </w:r>
      </w:del>
      <w:r w:rsidRPr="00702F1B">
        <w:rPr>
          <w:rFonts w:ascii="Times New Roman" w:hAnsi="Times New Roman" w:cs="Times New Roman"/>
          <w:bCs/>
          <w:vertAlign w:val="subscript"/>
          <w:rPrChange w:id="1536" w:author="Chris Dunlap" w:date="2026-05-10T22:38:00Z" w16du:dateUtc="2026-05-11T03:38:00Z">
            <w:rPr>
              <w:rFonts w:ascii="Times New Roman" w:hAnsi="Times New Roman" w:cs="Times New Roman"/>
              <w:bCs/>
            </w:rPr>
          </w:rPrChange>
        </w:rPr>
        <w:t>absorb</w:t>
      </w:r>
      <w:r w:rsidRPr="00C74245">
        <w:rPr>
          <w:rFonts w:ascii="Times New Roman" w:hAnsi="Times New Roman" w:cs="Times New Roman"/>
          <w:bCs/>
        </w:rPr>
        <w:t xml:space="preserve"> (Uniform[0.15, 0.55]), QUEUE</w:t>
      </w:r>
      <w:del w:id="1537" w:author="Chris Dunlap" w:date="2026-05-10T22:38:00Z" w16du:dateUtc="2026-05-11T03:38:00Z">
        <w:r w:rsidRPr="00C74245" w:rsidDel="00702F1B">
          <w:rPr>
            <w:rFonts w:ascii="Times New Roman" w:hAnsi="Times New Roman" w:cs="Times New Roman"/>
            <w:bCs/>
          </w:rPr>
          <w:delText>_</w:delText>
        </w:r>
      </w:del>
      <w:r w:rsidRPr="00702F1B">
        <w:rPr>
          <w:rFonts w:ascii="Times New Roman" w:hAnsi="Times New Roman" w:cs="Times New Roman"/>
          <w:bCs/>
          <w:vertAlign w:val="subscript"/>
          <w:rPrChange w:id="1538" w:author="Chris Dunlap" w:date="2026-05-10T22:38:00Z" w16du:dateUtc="2026-05-11T03:38:00Z">
            <w:rPr>
              <w:rFonts w:ascii="Times New Roman" w:hAnsi="Times New Roman" w:cs="Times New Roman"/>
              <w:bCs/>
            </w:rPr>
          </w:rPrChange>
        </w:rPr>
        <w:t>ok</w:t>
      </w:r>
      <w:r w:rsidRPr="00C74245">
        <w:rPr>
          <w:rFonts w:ascii="Times New Roman" w:hAnsi="Times New Roman" w:cs="Times New Roman"/>
          <w:bCs/>
        </w:rPr>
        <w:t xml:space="preserve"> (Uniform[0.65, 0.98]), and one of NIW_share / DVFS</w:t>
      </w:r>
      <w:del w:id="1539" w:author="Chris Dunlap" w:date="2026-05-10T22:39:00Z" w16du:dateUtc="2026-05-11T03:39:00Z">
        <w:r w:rsidRPr="00C74245" w:rsidDel="00702F1B">
          <w:rPr>
            <w:rFonts w:ascii="Times New Roman" w:hAnsi="Times New Roman" w:cs="Times New Roman"/>
            <w:bCs/>
          </w:rPr>
          <w:delText>_</w:delText>
        </w:r>
      </w:del>
      <w:r w:rsidRPr="00702F1B">
        <w:rPr>
          <w:rFonts w:ascii="Times New Roman" w:hAnsi="Times New Roman" w:cs="Times New Roman"/>
          <w:bCs/>
          <w:vertAlign w:val="subscript"/>
          <w:rPrChange w:id="1540" w:author="Chris Dunlap" w:date="2026-05-10T22:39:00Z" w16du:dateUtc="2026-05-11T03:39:00Z">
            <w:rPr>
              <w:rFonts w:ascii="Times New Roman" w:hAnsi="Times New Roman" w:cs="Times New Roman"/>
              <w:bCs/>
            </w:rPr>
          </w:rPrChange>
        </w:rPr>
        <w:t>headroom</w:t>
      </w:r>
      <w:r w:rsidRPr="00C74245">
        <w:rPr>
          <w:rFonts w:ascii="Times New Roman" w:hAnsi="Times New Roman" w:cs="Times New Roman"/>
          <w:bCs/>
        </w:rPr>
        <w:t xml:space="preserve"> per ensemble specification. These represent the residual absorption uncertainty the operator cannot observe at commitment time.</w:t>
      </w:r>
    </w:p>
    <w:p w14:paraId="5D9D76CC" w14:textId="23AD3E0C" w:rsidR="00C74245" w:rsidRPr="00C74245" w:rsidRDefault="00C74245" w:rsidP="00C74245">
      <w:pPr>
        <w:rPr>
          <w:rFonts w:ascii="Times New Roman" w:hAnsi="Times New Roman" w:cs="Times New Roman"/>
          <w:bCs/>
        </w:rPr>
      </w:pPr>
      <w:r w:rsidRPr="00C74245">
        <w:rPr>
          <w:rFonts w:ascii="Times New Roman" w:hAnsi="Times New Roman" w:cs="Times New Roman"/>
          <w:b/>
          <w:bCs/>
        </w:rPr>
        <w:t>Held fixed at central values (7 parameters):</w:t>
      </w:r>
      <w:r w:rsidRPr="00C74245">
        <w:rPr>
          <w:rFonts w:ascii="Times New Roman" w:hAnsi="Times New Roman" w:cs="Times New Roman"/>
          <w:bCs/>
        </w:rPr>
        <w:t xml:space="preserve"> φ_inf at the scope-scenario value (run separately for mixed-use and inference-dominant), MIG</w:t>
      </w:r>
      <w:del w:id="1541" w:author="Chris Dunlap" w:date="2026-05-10T22:39:00Z" w16du:dateUtc="2026-05-11T03:39:00Z">
        <w:r w:rsidRPr="00702F1B" w:rsidDel="00702F1B">
          <w:rPr>
            <w:rFonts w:ascii="Times New Roman" w:hAnsi="Times New Roman" w:cs="Times New Roman"/>
            <w:bCs/>
            <w:vertAlign w:val="subscript"/>
            <w:rPrChange w:id="1542" w:author="Chris Dunlap" w:date="2026-05-10T22:39:00Z" w16du:dateUtc="2026-05-11T03:39:00Z">
              <w:rPr>
                <w:rFonts w:ascii="Times New Roman" w:hAnsi="Times New Roman" w:cs="Times New Roman"/>
                <w:bCs/>
              </w:rPr>
            </w:rPrChange>
          </w:rPr>
          <w:delText>_</w:delText>
        </w:r>
      </w:del>
      <w:r w:rsidRPr="00702F1B">
        <w:rPr>
          <w:rFonts w:ascii="Times New Roman" w:hAnsi="Times New Roman" w:cs="Times New Roman"/>
          <w:bCs/>
          <w:vertAlign w:val="subscript"/>
          <w:rPrChange w:id="1543" w:author="Chris Dunlap" w:date="2026-05-10T22:39:00Z" w16du:dateUtc="2026-05-11T03:39:00Z">
            <w:rPr>
              <w:rFonts w:ascii="Times New Roman" w:hAnsi="Times New Roman" w:cs="Times New Roman"/>
              <w:bCs/>
            </w:rPr>
          </w:rPrChange>
        </w:rPr>
        <w:t>elig</w:t>
      </w:r>
      <w:r w:rsidRPr="00C74245">
        <w:rPr>
          <w:rFonts w:ascii="Times New Roman" w:hAnsi="Times New Roman" w:cs="Times New Roman"/>
          <w:bCs/>
        </w:rPr>
        <w:t xml:space="preserve"> = 0.65, DRAIN</w:t>
      </w:r>
      <w:del w:id="1544" w:author="Chris Dunlap" w:date="2026-05-10T22:39:00Z" w16du:dateUtc="2026-05-11T03:39:00Z">
        <w:r w:rsidRPr="00702F1B" w:rsidDel="00702F1B">
          <w:rPr>
            <w:rFonts w:ascii="Times New Roman" w:hAnsi="Times New Roman" w:cs="Times New Roman"/>
            <w:bCs/>
            <w:vertAlign w:val="subscript"/>
            <w:rPrChange w:id="1545" w:author="Chris Dunlap" w:date="2026-05-10T22:39:00Z" w16du:dateUtc="2026-05-11T03:39:00Z">
              <w:rPr>
                <w:rFonts w:ascii="Times New Roman" w:hAnsi="Times New Roman" w:cs="Times New Roman"/>
                <w:bCs/>
              </w:rPr>
            </w:rPrChange>
          </w:rPr>
          <w:delText>_</w:delText>
        </w:r>
      </w:del>
      <w:r w:rsidRPr="00702F1B">
        <w:rPr>
          <w:rFonts w:ascii="Times New Roman" w:hAnsi="Times New Roman" w:cs="Times New Roman"/>
          <w:bCs/>
          <w:vertAlign w:val="subscript"/>
          <w:rPrChange w:id="1546" w:author="Chris Dunlap" w:date="2026-05-10T22:39:00Z" w16du:dateUtc="2026-05-11T03:39:00Z">
            <w:rPr>
              <w:rFonts w:ascii="Times New Roman" w:hAnsi="Times New Roman" w:cs="Times New Roman"/>
              <w:bCs/>
            </w:rPr>
          </w:rPrChange>
        </w:rPr>
        <w:t>ok</w:t>
      </w:r>
      <w:r w:rsidRPr="00C74245">
        <w:rPr>
          <w:rFonts w:ascii="Times New Roman" w:hAnsi="Times New Roman" w:cs="Times New Roman"/>
          <w:bCs/>
        </w:rPr>
        <w:t xml:space="preserve"> = 0.95, NET</w:t>
      </w:r>
      <w:del w:id="1547" w:author="Chris Dunlap" w:date="2026-05-10T22:39:00Z" w16du:dateUtc="2026-05-11T03:39:00Z">
        <w:r w:rsidRPr="00702F1B" w:rsidDel="00702F1B">
          <w:rPr>
            <w:rFonts w:ascii="Times New Roman" w:hAnsi="Times New Roman" w:cs="Times New Roman"/>
            <w:bCs/>
            <w:vertAlign w:val="subscript"/>
            <w:rPrChange w:id="1548" w:author="Chris Dunlap" w:date="2026-05-10T22:39:00Z" w16du:dateUtc="2026-05-11T03:39:00Z">
              <w:rPr>
                <w:rFonts w:ascii="Times New Roman" w:hAnsi="Times New Roman" w:cs="Times New Roman"/>
                <w:bCs/>
              </w:rPr>
            </w:rPrChange>
          </w:rPr>
          <w:delText>_</w:delText>
        </w:r>
      </w:del>
      <w:r w:rsidRPr="00702F1B">
        <w:rPr>
          <w:rFonts w:ascii="Times New Roman" w:hAnsi="Times New Roman" w:cs="Times New Roman"/>
          <w:bCs/>
          <w:vertAlign w:val="subscript"/>
          <w:rPrChange w:id="1549" w:author="Chris Dunlap" w:date="2026-05-10T22:39:00Z" w16du:dateUtc="2026-05-11T03:39:00Z">
            <w:rPr>
              <w:rFonts w:ascii="Times New Roman" w:hAnsi="Times New Roman" w:cs="Times New Roman"/>
              <w:bCs/>
            </w:rPr>
          </w:rPrChange>
        </w:rPr>
        <w:t>ok</w:t>
      </w:r>
      <w:r w:rsidRPr="00C74245">
        <w:rPr>
          <w:rFonts w:ascii="Times New Roman" w:hAnsi="Times New Roman" w:cs="Times New Roman"/>
          <w:bCs/>
        </w:rPr>
        <w:t xml:space="preserve"> = 0.98, ORCH</w:t>
      </w:r>
      <w:del w:id="1550" w:author="Chris Dunlap" w:date="2026-05-10T22:39:00Z" w16du:dateUtc="2026-05-11T03:39:00Z">
        <w:r w:rsidRPr="00702F1B" w:rsidDel="00702F1B">
          <w:rPr>
            <w:rFonts w:ascii="Times New Roman" w:hAnsi="Times New Roman" w:cs="Times New Roman"/>
            <w:bCs/>
            <w:vertAlign w:val="subscript"/>
            <w:rPrChange w:id="1551" w:author="Chris Dunlap" w:date="2026-05-10T22:39:00Z" w16du:dateUtc="2026-05-11T03:39:00Z">
              <w:rPr>
                <w:rFonts w:ascii="Times New Roman" w:hAnsi="Times New Roman" w:cs="Times New Roman"/>
                <w:bCs/>
              </w:rPr>
            </w:rPrChange>
          </w:rPr>
          <w:delText>_</w:delText>
        </w:r>
      </w:del>
      <w:r w:rsidRPr="00702F1B">
        <w:rPr>
          <w:rFonts w:ascii="Times New Roman" w:hAnsi="Times New Roman" w:cs="Times New Roman"/>
          <w:bCs/>
          <w:vertAlign w:val="subscript"/>
          <w:rPrChange w:id="1552" w:author="Chris Dunlap" w:date="2026-05-10T22:39:00Z" w16du:dateUtc="2026-05-11T03:39:00Z">
            <w:rPr>
              <w:rFonts w:ascii="Times New Roman" w:hAnsi="Times New Roman" w:cs="Times New Roman"/>
              <w:bCs/>
            </w:rPr>
          </w:rPrChange>
        </w:rPr>
        <w:t>ok</w:t>
      </w:r>
      <w:r w:rsidRPr="00C74245">
        <w:rPr>
          <w:rFonts w:ascii="Times New Roman" w:hAnsi="Times New Roman" w:cs="Times New Roman"/>
          <w:bCs/>
        </w:rPr>
        <w:t xml:space="preserve"> = 0.95, WINDOW</w:t>
      </w:r>
      <w:del w:id="1553" w:author="Chris Dunlap" w:date="2026-05-10T22:39:00Z" w16du:dateUtc="2026-05-11T03:39:00Z">
        <w:r w:rsidRPr="00702F1B" w:rsidDel="00702F1B">
          <w:rPr>
            <w:rFonts w:ascii="Times New Roman" w:hAnsi="Times New Roman" w:cs="Times New Roman"/>
            <w:bCs/>
            <w:vertAlign w:val="subscript"/>
            <w:rPrChange w:id="1554" w:author="Chris Dunlap" w:date="2026-05-10T22:39:00Z" w16du:dateUtc="2026-05-11T03:39:00Z">
              <w:rPr>
                <w:rFonts w:ascii="Times New Roman" w:hAnsi="Times New Roman" w:cs="Times New Roman"/>
                <w:bCs/>
              </w:rPr>
            </w:rPrChange>
          </w:rPr>
          <w:delText>_</w:delText>
        </w:r>
      </w:del>
      <w:r w:rsidRPr="00702F1B">
        <w:rPr>
          <w:rFonts w:ascii="Times New Roman" w:hAnsi="Times New Roman" w:cs="Times New Roman"/>
          <w:bCs/>
          <w:vertAlign w:val="subscript"/>
          <w:rPrChange w:id="1555" w:author="Chris Dunlap" w:date="2026-05-10T22:39:00Z" w16du:dateUtc="2026-05-11T03:39:00Z">
            <w:rPr>
              <w:rFonts w:ascii="Times New Roman" w:hAnsi="Times New Roman" w:cs="Times New Roman"/>
              <w:bCs/>
            </w:rPr>
          </w:rPrChange>
        </w:rPr>
        <w:t>ok</w:t>
      </w:r>
      <w:r w:rsidRPr="00C74245">
        <w:rPr>
          <w:rFonts w:ascii="Times New Roman" w:hAnsi="Times New Roman" w:cs="Times New Roman"/>
          <w:bCs/>
        </w:rPr>
        <w:t xml:space="preserve"> = 0.95, DVFS</w:t>
      </w:r>
      <w:del w:id="1556" w:author="Chris Dunlap" w:date="2026-05-10T22:39:00Z" w16du:dateUtc="2026-05-11T03:39:00Z">
        <w:r w:rsidRPr="00702F1B" w:rsidDel="00702F1B">
          <w:rPr>
            <w:rFonts w:ascii="Times New Roman" w:hAnsi="Times New Roman" w:cs="Times New Roman"/>
            <w:bCs/>
            <w:vertAlign w:val="subscript"/>
            <w:rPrChange w:id="1557" w:author="Chris Dunlap" w:date="2026-05-10T22:39:00Z" w16du:dateUtc="2026-05-11T03:39:00Z">
              <w:rPr>
                <w:rFonts w:ascii="Times New Roman" w:hAnsi="Times New Roman" w:cs="Times New Roman"/>
                <w:bCs/>
              </w:rPr>
            </w:rPrChange>
          </w:rPr>
          <w:delText>_</w:delText>
        </w:r>
      </w:del>
      <w:r w:rsidRPr="00702F1B">
        <w:rPr>
          <w:rFonts w:ascii="Times New Roman" w:hAnsi="Times New Roman" w:cs="Times New Roman"/>
          <w:bCs/>
          <w:vertAlign w:val="subscript"/>
          <w:rPrChange w:id="1558" w:author="Chris Dunlap" w:date="2026-05-10T22:39:00Z" w16du:dateUtc="2026-05-11T03:39:00Z">
            <w:rPr>
              <w:rFonts w:ascii="Times New Roman" w:hAnsi="Times New Roman" w:cs="Times New Roman"/>
              <w:bCs/>
            </w:rPr>
          </w:rPrChange>
        </w:rPr>
        <w:t>reliability</w:t>
      </w:r>
      <w:r w:rsidRPr="00C74245">
        <w:rPr>
          <w:rFonts w:ascii="Times New Roman" w:hAnsi="Times New Roman" w:cs="Times New Roman"/>
          <w:bCs/>
        </w:rPr>
        <w:t xml:space="preserve"> = 0.98. These are either </w:t>
      </w:r>
      <w:del w:id="1559" w:author="Chris Dunlap" w:date="2026-05-10T22:54:00Z" w16du:dateUtc="2026-05-11T03:54:00Z">
        <w:r w:rsidRPr="00C74245" w:rsidDel="0060691A">
          <w:rPr>
            <w:rFonts w:ascii="Times New Roman" w:hAnsi="Times New Roman" w:cs="Times New Roman"/>
            <w:bCs/>
          </w:rPr>
          <w:delText>scope</w:delText>
        </w:r>
      </w:del>
      <w:ins w:id="1560" w:author="Chris Dunlap" w:date="2026-05-10T22:54:00Z" w16du:dateUtc="2026-05-11T03:54:00Z">
        <w:r w:rsidR="0060691A">
          <w:rPr>
            <w:rFonts w:ascii="Times New Roman" w:hAnsi="Times New Roman" w:cs="Times New Roman"/>
            <w:bCs/>
          </w:rPr>
          <w:t>scenario</w:t>
        </w:r>
      </w:ins>
      <w:r w:rsidRPr="00C74245">
        <w:rPr>
          <w:rFonts w:ascii="Times New Roman" w:hAnsi="Times New Roman" w:cs="Times New Roman"/>
          <w:bCs/>
        </w:rPr>
        <w:t>-defining (φ</w:t>
      </w:r>
      <w:del w:id="1561" w:author="Chris Dunlap" w:date="2026-05-10T22:39:00Z" w16du:dateUtc="2026-05-11T03:39:00Z">
        <w:r w:rsidRPr="00C74245" w:rsidDel="00702F1B">
          <w:rPr>
            <w:rFonts w:ascii="Times New Roman" w:hAnsi="Times New Roman" w:cs="Times New Roman"/>
            <w:bCs/>
          </w:rPr>
          <w:delText>_</w:delText>
        </w:r>
      </w:del>
      <w:r w:rsidRPr="00702F1B">
        <w:rPr>
          <w:rFonts w:ascii="Times New Roman" w:hAnsi="Times New Roman" w:cs="Times New Roman"/>
          <w:bCs/>
          <w:vertAlign w:val="subscript"/>
          <w:rPrChange w:id="1562" w:author="Chris Dunlap" w:date="2026-05-10T22:39:00Z" w16du:dateUtc="2026-05-11T03:39:00Z">
            <w:rPr>
              <w:rFonts w:ascii="Times New Roman" w:hAnsi="Times New Roman" w:cs="Times New Roman"/>
              <w:bCs/>
            </w:rPr>
          </w:rPrChange>
        </w:rPr>
        <w:t>inf</w:t>
      </w:r>
      <w:r w:rsidRPr="00C74245">
        <w:rPr>
          <w:rFonts w:ascii="Times New Roman" w:hAnsi="Times New Roman" w:cs="Times New Roman"/>
          <w:bCs/>
        </w:rPr>
        <w:t>), known by-construction software properties (DRAIN</w:t>
      </w:r>
      <w:del w:id="1563" w:author="Chris Dunlap" w:date="2026-05-10T22:39:00Z" w16du:dateUtc="2026-05-11T03:39:00Z">
        <w:r w:rsidRPr="00702F1B" w:rsidDel="00702F1B">
          <w:rPr>
            <w:rFonts w:ascii="Times New Roman" w:hAnsi="Times New Roman" w:cs="Times New Roman"/>
            <w:bCs/>
            <w:vertAlign w:val="subscript"/>
            <w:rPrChange w:id="1564" w:author="Chris Dunlap" w:date="2026-05-10T22:39:00Z" w16du:dateUtc="2026-05-11T03:39:00Z">
              <w:rPr>
                <w:rFonts w:ascii="Times New Roman" w:hAnsi="Times New Roman" w:cs="Times New Roman"/>
                <w:bCs/>
              </w:rPr>
            </w:rPrChange>
          </w:rPr>
          <w:delText>_</w:delText>
        </w:r>
      </w:del>
      <w:r w:rsidRPr="00702F1B">
        <w:rPr>
          <w:rFonts w:ascii="Times New Roman" w:hAnsi="Times New Roman" w:cs="Times New Roman"/>
          <w:bCs/>
          <w:vertAlign w:val="subscript"/>
          <w:rPrChange w:id="1565" w:author="Chris Dunlap" w:date="2026-05-10T22:39:00Z" w16du:dateUtc="2026-05-11T03:39:00Z">
            <w:rPr>
              <w:rFonts w:ascii="Times New Roman" w:hAnsi="Times New Roman" w:cs="Times New Roman"/>
              <w:bCs/>
            </w:rPr>
          </w:rPrChange>
        </w:rPr>
        <w:t>ok</w:t>
      </w:r>
      <w:r w:rsidRPr="00C74245">
        <w:rPr>
          <w:rFonts w:ascii="Times New Roman" w:hAnsi="Times New Roman" w:cs="Times New Roman"/>
          <w:bCs/>
        </w:rPr>
        <w:t>), or high-confidence infrastructure SLAs (NET</w:t>
      </w:r>
      <w:del w:id="1566" w:author="Chris Dunlap" w:date="2026-05-10T22:39:00Z" w16du:dateUtc="2026-05-11T03:39:00Z">
        <w:r w:rsidRPr="00C74245" w:rsidDel="00702F1B">
          <w:rPr>
            <w:rFonts w:ascii="Times New Roman" w:hAnsi="Times New Roman" w:cs="Times New Roman"/>
            <w:bCs/>
          </w:rPr>
          <w:delText>_</w:delText>
        </w:r>
      </w:del>
      <w:r w:rsidRPr="00702F1B">
        <w:rPr>
          <w:rFonts w:ascii="Times New Roman" w:hAnsi="Times New Roman" w:cs="Times New Roman"/>
          <w:bCs/>
          <w:vertAlign w:val="subscript"/>
          <w:rPrChange w:id="1567" w:author="Chris Dunlap" w:date="2026-05-10T22:39:00Z" w16du:dateUtc="2026-05-11T03:39:00Z">
            <w:rPr>
              <w:rFonts w:ascii="Times New Roman" w:hAnsi="Times New Roman" w:cs="Times New Roman"/>
              <w:bCs/>
            </w:rPr>
          </w:rPrChange>
        </w:rPr>
        <w:t>ok</w:t>
      </w:r>
      <w:r w:rsidRPr="00C74245">
        <w:rPr>
          <w:rFonts w:ascii="Times New Roman" w:hAnsi="Times New Roman" w:cs="Times New Roman"/>
          <w:bCs/>
        </w:rPr>
        <w:t>, ORCH</w:t>
      </w:r>
      <w:del w:id="1568" w:author="Chris Dunlap" w:date="2026-05-10T22:39:00Z" w16du:dateUtc="2026-05-11T03:39:00Z">
        <w:r w:rsidRPr="00C74245" w:rsidDel="00702F1B">
          <w:rPr>
            <w:rFonts w:ascii="Times New Roman" w:hAnsi="Times New Roman" w:cs="Times New Roman"/>
            <w:bCs/>
          </w:rPr>
          <w:delText>_</w:delText>
        </w:r>
      </w:del>
      <w:r w:rsidRPr="00702F1B">
        <w:rPr>
          <w:rFonts w:ascii="Times New Roman" w:hAnsi="Times New Roman" w:cs="Times New Roman"/>
          <w:bCs/>
          <w:vertAlign w:val="subscript"/>
          <w:rPrChange w:id="1569" w:author="Chris Dunlap" w:date="2026-05-10T22:39:00Z" w16du:dateUtc="2026-05-11T03:39:00Z">
            <w:rPr>
              <w:rFonts w:ascii="Times New Roman" w:hAnsi="Times New Roman" w:cs="Times New Roman"/>
              <w:bCs/>
            </w:rPr>
          </w:rPrChange>
        </w:rPr>
        <w:t>ok</w:t>
      </w:r>
      <w:r w:rsidRPr="00C74245">
        <w:rPr>
          <w:rFonts w:ascii="Times New Roman" w:hAnsi="Times New Roman" w:cs="Times New Roman"/>
          <w:bCs/>
        </w:rPr>
        <w:t>, DVFS</w:t>
      </w:r>
      <w:del w:id="1570" w:author="Chris Dunlap" w:date="2026-05-10T22:39:00Z" w16du:dateUtc="2026-05-11T03:39:00Z">
        <w:r w:rsidRPr="00C74245" w:rsidDel="00702F1B">
          <w:rPr>
            <w:rFonts w:ascii="Times New Roman" w:hAnsi="Times New Roman" w:cs="Times New Roman"/>
            <w:bCs/>
          </w:rPr>
          <w:delText>_</w:delText>
        </w:r>
      </w:del>
      <w:r w:rsidRPr="00702F1B">
        <w:rPr>
          <w:rFonts w:ascii="Times New Roman" w:hAnsi="Times New Roman" w:cs="Times New Roman"/>
          <w:bCs/>
          <w:vertAlign w:val="subscript"/>
          <w:rPrChange w:id="1571" w:author="Chris Dunlap" w:date="2026-05-10T22:39:00Z" w16du:dateUtc="2026-05-11T03:39:00Z">
            <w:rPr>
              <w:rFonts w:ascii="Times New Roman" w:hAnsi="Times New Roman" w:cs="Times New Roman"/>
              <w:bCs/>
            </w:rPr>
          </w:rPrChange>
        </w:rPr>
        <w:t>reliability</w:t>
      </w:r>
      <w:r w:rsidRPr="00C74245">
        <w:rPr>
          <w:rFonts w:ascii="Times New Roman" w:hAnsi="Times New Roman" w:cs="Times New Roman"/>
          <w:bCs/>
        </w:rPr>
        <w:t>).</w:t>
      </w:r>
    </w:p>
    <w:p w14:paraId="364B2471" w14:textId="1A99E9C2" w:rsidR="00C74245" w:rsidRPr="00C74245" w:rsidRDefault="006C38FF" w:rsidP="00C74245">
      <w:pPr>
        <w:rPr>
          <w:rFonts w:ascii="Times New Roman" w:hAnsi="Times New Roman" w:cs="Times New Roman"/>
          <w:bCs/>
        </w:rPr>
      </w:pPr>
      <w:r w:rsidRPr="006C38FF">
        <w:rPr>
          <w:rFonts w:ascii="Times New Roman" w:hAnsi="Times New Roman" w:cs="Times New Roman"/>
          <w:bCs/>
        </w:rPr>
        <w:t>We additionally ran the conditional MC with PJM Dominion as the source zone as a robustness check; results are reported in Extended Data Table 3.</w:t>
      </w:r>
    </w:p>
    <w:p w14:paraId="3CC8E071" w14:textId="77777777" w:rsidR="00C74245" w:rsidRPr="00C74245" w:rsidRDefault="00C74245" w:rsidP="00C74245">
      <w:pPr>
        <w:rPr>
          <w:rFonts w:ascii="Times New Roman" w:hAnsi="Times New Roman" w:cs="Times New Roman"/>
          <w:b/>
          <w:bCs/>
        </w:rPr>
      </w:pPr>
      <w:r w:rsidRPr="00C74245">
        <w:rPr>
          <w:rFonts w:ascii="Times New Roman" w:hAnsi="Times New Roman" w:cs="Times New Roman"/>
          <w:b/>
          <w:bCs/>
        </w:rPr>
        <w:t>Variance decomposition</w:t>
      </w:r>
    </w:p>
    <w:p w14:paraId="015717F6" w14:textId="3D3057CE" w:rsidR="00C74245" w:rsidRDefault="00C74245" w:rsidP="00C74245">
      <w:pPr>
        <w:rPr>
          <w:rFonts w:ascii="Times New Roman" w:hAnsi="Times New Roman" w:cs="Times New Roman"/>
          <w:bCs/>
        </w:rPr>
      </w:pPr>
      <w:r w:rsidRPr="00C74245">
        <w:rPr>
          <w:rFonts w:ascii="Times New Roman" w:hAnsi="Times New Roman" w:cs="Times New Roman"/>
          <w:bCs/>
        </w:rPr>
        <w:t xml:space="preserve">The unconditional </w:t>
      </w:r>
      <w:del w:id="1572" w:author="Chris Dunlap" w:date="2026-05-10T22:50:00Z" w16du:dateUtc="2026-05-11T03:50:00Z">
        <w:r w:rsidRPr="00C74245" w:rsidDel="0060691A">
          <w:rPr>
            <w:rFonts w:ascii="Times New Roman" w:hAnsi="Times New Roman" w:cs="Times New Roman"/>
            <w:bCs/>
          </w:rPr>
          <w:delText xml:space="preserve">cascade </w:delText>
        </w:r>
      </w:del>
      <w:r w:rsidRPr="00C74245">
        <w:rPr>
          <w:rFonts w:ascii="Times New Roman" w:hAnsi="Times New Roman" w:cs="Times New Roman"/>
          <w:bCs/>
        </w:rPr>
        <w:t xml:space="preserve">Monte Carlo </w:t>
      </w:r>
      <w:ins w:id="1573" w:author="Chris Dunlap" w:date="2026-05-10T22:50:00Z" w16du:dateUtc="2026-05-11T03:50:00Z">
        <w:r w:rsidR="0060691A">
          <w:rPr>
            <w:rFonts w:ascii="Times New Roman" w:hAnsi="Times New Roman" w:cs="Times New Roman"/>
            <w:bCs/>
          </w:rPr>
          <w:t xml:space="preserve">model </w:t>
        </w:r>
      </w:ins>
      <w:r w:rsidRPr="00C74245">
        <w:rPr>
          <w:rFonts w:ascii="Times New Roman" w:hAnsi="Times New Roman" w:cs="Times New Roman"/>
          <w:bCs/>
        </w:rPr>
        <w:t xml:space="preserve">(N = 50,000) draws all variable parameters independently from their specified distributions, computes the multiplicative-within-mechanism and additive-across-mechanism composition, and applies the commitment depth formula. </w:t>
      </w:r>
      <w:r w:rsidR="006C38FF" w:rsidRPr="006C38FF">
        <w:rPr>
          <w:rFonts w:ascii="Times New Roman" w:hAnsi="Times New Roman" w:cs="Times New Roman"/>
          <w:bCs/>
        </w:rPr>
        <w:t>φ</w:t>
      </w:r>
      <w:del w:id="1574" w:author="Chris Dunlap" w:date="2026-05-10T22:46:00Z" w16du:dateUtc="2026-05-11T03:46:00Z">
        <w:r w:rsidR="006C38FF" w:rsidRPr="00BB2825" w:rsidDel="00BB2825">
          <w:rPr>
            <w:rFonts w:ascii="Times New Roman" w:hAnsi="Times New Roman" w:cs="Times New Roman"/>
            <w:bCs/>
            <w:vertAlign w:val="subscript"/>
            <w:rPrChange w:id="1575" w:author="Chris Dunlap" w:date="2026-05-10T22:46:00Z" w16du:dateUtc="2026-05-11T03:46:00Z">
              <w:rPr>
                <w:rFonts w:ascii="Times New Roman" w:hAnsi="Times New Roman" w:cs="Times New Roman"/>
                <w:bCs/>
              </w:rPr>
            </w:rPrChange>
          </w:rPr>
          <w:delText>_</w:delText>
        </w:r>
      </w:del>
      <w:r w:rsidR="006C38FF" w:rsidRPr="00BB2825">
        <w:rPr>
          <w:rFonts w:ascii="Times New Roman" w:hAnsi="Times New Roman" w:cs="Times New Roman"/>
          <w:bCs/>
          <w:vertAlign w:val="subscript"/>
          <w:rPrChange w:id="1576" w:author="Chris Dunlap" w:date="2026-05-10T22:46:00Z" w16du:dateUtc="2026-05-11T03:46:00Z">
            <w:rPr>
              <w:rFonts w:ascii="Times New Roman" w:hAnsi="Times New Roman" w:cs="Times New Roman"/>
              <w:bCs/>
            </w:rPr>
          </w:rPrChange>
        </w:rPr>
        <w:t>inf</w:t>
      </w:r>
      <w:r w:rsidR="006C38FF" w:rsidRPr="006C38FF">
        <w:rPr>
          <w:rFonts w:ascii="Times New Roman" w:hAnsi="Times New Roman" w:cs="Times New Roman"/>
          <w:bCs/>
        </w:rPr>
        <w:t xml:space="preserve"> is held at one of the two scope-scenario centrals (run separately for each sc</w:t>
      </w:r>
      <w:ins w:id="1577" w:author="Chris Dunlap" w:date="2026-05-10T22:46:00Z" w16du:dateUtc="2026-05-11T03:46:00Z">
        <w:r w:rsidR="00BB2825">
          <w:rPr>
            <w:rFonts w:ascii="Times New Roman" w:hAnsi="Times New Roman" w:cs="Times New Roman"/>
            <w:bCs/>
          </w:rPr>
          <w:t>enario</w:t>
        </w:r>
      </w:ins>
      <w:del w:id="1578" w:author="Chris Dunlap" w:date="2026-05-10T22:46:00Z" w16du:dateUtc="2026-05-11T03:46:00Z">
        <w:r w:rsidR="006C38FF" w:rsidRPr="006C38FF" w:rsidDel="00BB2825">
          <w:rPr>
            <w:rFonts w:ascii="Times New Roman" w:hAnsi="Times New Roman" w:cs="Times New Roman"/>
            <w:bCs/>
          </w:rPr>
          <w:delText>ope</w:delText>
        </w:r>
      </w:del>
      <w:r w:rsidR="006C38FF" w:rsidRPr="006C38FF">
        <w:rPr>
          <w:rFonts w:ascii="Times New Roman" w:hAnsi="Times New Roman" w:cs="Times New Roman"/>
          <w:bCs/>
        </w:rPr>
        <w:t>); all eleven non-</w:t>
      </w:r>
      <w:del w:id="1579" w:author="Chris Dunlap" w:date="2026-05-10T22:46:00Z" w16du:dateUtc="2026-05-11T03:46:00Z">
        <w:r w:rsidR="006C38FF" w:rsidRPr="006C38FF" w:rsidDel="00BB2825">
          <w:rPr>
            <w:rFonts w:ascii="Times New Roman" w:hAnsi="Times New Roman" w:cs="Times New Roman"/>
            <w:bCs/>
          </w:rPr>
          <w:delText xml:space="preserve">scope </w:delText>
        </w:r>
      </w:del>
      <w:ins w:id="1580" w:author="Chris Dunlap" w:date="2026-05-10T22:46:00Z" w16du:dateUtc="2026-05-11T03:46:00Z">
        <w:r w:rsidR="00BB2825">
          <w:rPr>
            <w:rFonts w:ascii="Times New Roman" w:hAnsi="Times New Roman" w:cs="Times New Roman"/>
            <w:bCs/>
          </w:rPr>
          <w:t>scenario</w:t>
        </w:r>
        <w:r w:rsidR="00BB2825" w:rsidRPr="006C38FF">
          <w:rPr>
            <w:rFonts w:ascii="Times New Roman" w:hAnsi="Times New Roman" w:cs="Times New Roman"/>
            <w:bCs/>
          </w:rPr>
          <w:t xml:space="preserve"> </w:t>
        </w:r>
      </w:ins>
      <w:r w:rsidR="006C38FF" w:rsidRPr="006C38FF">
        <w:rPr>
          <w:rFonts w:ascii="Times New Roman" w:hAnsi="Times New Roman" w:cs="Times New Roman"/>
          <w:bCs/>
        </w:rPr>
        <w:t>parameters are drawn independently from their specified ranges.</w:t>
      </w:r>
      <w:r w:rsidRPr="00C74245">
        <w:rPr>
          <w:rFonts w:ascii="Times New Roman" w:hAnsi="Times New Roman" w:cs="Times New Roman"/>
          <w:bCs/>
        </w:rPr>
        <w:t xml:space="preserve"> Variance attribution uses the η² correlation ratio, computed by digitizing each variable parameter into 20 quantile bins and measuring the between-bin variance of </w:t>
      </w:r>
      <w:del w:id="1581" w:author="Chris Dunlap" w:date="2026-05-10T22:46:00Z" w16du:dateUtc="2026-05-11T03:46:00Z">
        <w:r w:rsidRPr="00C74245" w:rsidDel="00BB2825">
          <w:rPr>
            <w:rFonts w:ascii="Times New Roman" w:hAnsi="Times New Roman" w:cs="Times New Roman"/>
            <w:bCs/>
          </w:rPr>
          <w:delText xml:space="preserve">cascade </w:delText>
        </w:r>
      </w:del>
      <w:ins w:id="1582" w:author="Chris Dunlap" w:date="2026-05-10T22:46:00Z" w16du:dateUtc="2026-05-11T03:46:00Z">
        <w:r w:rsidR="00BB2825">
          <w:rPr>
            <w:rFonts w:ascii="Times New Roman" w:hAnsi="Times New Roman" w:cs="Times New Roman"/>
            <w:bCs/>
          </w:rPr>
          <w:t>model</w:t>
        </w:r>
        <w:r w:rsidR="00BB2825" w:rsidRPr="00C74245">
          <w:rPr>
            <w:rFonts w:ascii="Times New Roman" w:hAnsi="Times New Roman" w:cs="Times New Roman"/>
            <w:bCs/>
          </w:rPr>
          <w:t xml:space="preserve"> </w:t>
        </w:r>
      </w:ins>
      <w:r w:rsidRPr="00C74245">
        <w:rPr>
          <w:rFonts w:ascii="Times New Roman" w:hAnsi="Times New Roman" w:cs="Times New Roman"/>
          <w:bCs/>
        </w:rPr>
        <w:t>output as a fraction of total variance.</w:t>
      </w:r>
    </w:p>
    <w:p w14:paraId="024DEA5A" w14:textId="763A8244" w:rsidR="006C38FF" w:rsidRPr="00C74245" w:rsidRDefault="006C38FF" w:rsidP="00C74245">
      <w:pPr>
        <w:rPr>
          <w:rFonts w:ascii="Times New Roman" w:hAnsi="Times New Roman" w:cs="Times New Roman"/>
          <w:bCs/>
        </w:rPr>
      </w:pPr>
      <w:r w:rsidRPr="006C38FF">
        <w:rPr>
          <w:rFonts w:ascii="Times New Roman" w:hAnsi="Times New Roman" w:cs="Times New Roman"/>
          <w:bCs/>
        </w:rPr>
        <w:t xml:space="preserve">Variance attribution under inference-dominant </w:t>
      </w:r>
      <w:ins w:id="1583" w:author="Chris Dunlap" w:date="2026-05-10T22:55:00Z" w16du:dateUtc="2026-05-11T03:55:00Z">
        <w:r w:rsidR="0060691A">
          <w:rPr>
            <w:rFonts w:ascii="Times New Roman" w:hAnsi="Times New Roman" w:cs="Times New Roman"/>
            <w:bCs/>
          </w:rPr>
          <w:t>scenario</w:t>
        </w:r>
      </w:ins>
      <w:del w:id="1584" w:author="Chris Dunlap" w:date="2026-05-10T22:55:00Z" w16du:dateUtc="2026-05-11T03:55:00Z">
        <w:r w:rsidRPr="006C38FF" w:rsidDel="0060691A">
          <w:rPr>
            <w:rFonts w:ascii="Times New Roman" w:hAnsi="Times New Roman" w:cs="Times New Roman"/>
            <w:bCs/>
          </w:rPr>
          <w:delText>scope</w:delText>
        </w:r>
      </w:del>
      <w:r w:rsidRPr="006C38FF">
        <w:rPr>
          <w:rFonts w:ascii="Times New Roman" w:hAnsi="Times New Roman" w:cs="Times New Roman"/>
          <w:bCs/>
        </w:rPr>
        <w:t xml:space="preserve"> identifies five parameters that together account for over 96% of </w:t>
      </w:r>
      <w:del w:id="1585" w:author="Chris Dunlap" w:date="2026-05-10T22:46:00Z" w16du:dateUtc="2026-05-11T03:46:00Z">
        <w:r w:rsidRPr="006C38FF" w:rsidDel="00BB2825">
          <w:rPr>
            <w:rFonts w:ascii="Times New Roman" w:hAnsi="Times New Roman" w:cs="Times New Roman"/>
            <w:bCs/>
          </w:rPr>
          <w:delText xml:space="preserve">cascade </w:delText>
        </w:r>
      </w:del>
      <w:ins w:id="1586" w:author="Chris Dunlap" w:date="2026-05-10T22:46:00Z" w16du:dateUtc="2026-05-11T03:46:00Z">
        <w:r w:rsidR="00BB2825">
          <w:rPr>
            <w:rFonts w:ascii="Times New Roman" w:hAnsi="Times New Roman" w:cs="Times New Roman"/>
            <w:bCs/>
          </w:rPr>
          <w:t>model</w:t>
        </w:r>
        <w:r w:rsidR="00BB2825" w:rsidRPr="006C38FF">
          <w:rPr>
            <w:rFonts w:ascii="Times New Roman" w:hAnsi="Times New Roman" w:cs="Times New Roman"/>
            <w:bCs/>
          </w:rPr>
          <w:t xml:space="preserve"> </w:t>
        </w:r>
      </w:ins>
      <w:r w:rsidRPr="006C38FF">
        <w:rPr>
          <w:rFonts w:ascii="Times New Roman" w:hAnsi="Times New Roman" w:cs="Times New Roman"/>
          <w:bCs/>
        </w:rPr>
        <w:t>output variance: DEST</w:t>
      </w:r>
      <w:del w:id="1587" w:author="Chris Dunlap" w:date="2026-05-10T22:40:00Z" w16du:dateUtc="2026-05-11T03:40:00Z">
        <w:r w:rsidRPr="00702F1B" w:rsidDel="00702F1B">
          <w:rPr>
            <w:rFonts w:ascii="Times New Roman" w:hAnsi="Times New Roman" w:cs="Times New Roman"/>
            <w:bCs/>
            <w:vertAlign w:val="subscript"/>
            <w:rPrChange w:id="1588" w:author="Chris Dunlap" w:date="2026-05-10T22:40:00Z" w16du:dateUtc="2026-05-11T03:40:00Z">
              <w:rPr>
                <w:rFonts w:ascii="Times New Roman" w:hAnsi="Times New Roman" w:cs="Times New Roman"/>
                <w:bCs/>
              </w:rPr>
            </w:rPrChange>
          </w:rPr>
          <w:delText>_</w:delText>
        </w:r>
      </w:del>
      <w:r w:rsidRPr="00702F1B">
        <w:rPr>
          <w:rFonts w:ascii="Times New Roman" w:hAnsi="Times New Roman" w:cs="Times New Roman"/>
          <w:bCs/>
          <w:vertAlign w:val="subscript"/>
          <w:rPrChange w:id="1589" w:author="Chris Dunlap" w:date="2026-05-10T22:40:00Z" w16du:dateUtc="2026-05-11T03:40:00Z">
            <w:rPr>
              <w:rFonts w:ascii="Times New Roman" w:hAnsi="Times New Roman" w:cs="Times New Roman"/>
              <w:bCs/>
            </w:rPr>
          </w:rPrChange>
        </w:rPr>
        <w:t>absorb</w:t>
      </w:r>
      <w:r w:rsidRPr="006C38FF">
        <w:rPr>
          <w:rFonts w:ascii="Times New Roman" w:hAnsi="Times New Roman" w:cs="Times New Roman"/>
          <w:bCs/>
        </w:rPr>
        <w:t xml:space="preserve"> (η² = 0.43, 44% of total), DVFS</w:t>
      </w:r>
      <w:del w:id="1590" w:author="Chris Dunlap" w:date="2026-05-10T22:40:00Z" w16du:dateUtc="2026-05-11T03:40:00Z">
        <w:r w:rsidRPr="006C38FF" w:rsidDel="00702F1B">
          <w:rPr>
            <w:rFonts w:ascii="Times New Roman" w:hAnsi="Times New Roman" w:cs="Times New Roman"/>
            <w:bCs/>
          </w:rPr>
          <w:delText>_</w:delText>
        </w:r>
      </w:del>
      <w:r w:rsidRPr="00702F1B">
        <w:rPr>
          <w:rFonts w:ascii="Times New Roman" w:hAnsi="Times New Roman" w:cs="Times New Roman"/>
          <w:bCs/>
          <w:vertAlign w:val="subscript"/>
          <w:rPrChange w:id="1591" w:author="Chris Dunlap" w:date="2026-05-10T22:40:00Z" w16du:dateUtc="2026-05-11T03:40:00Z">
            <w:rPr>
              <w:rFonts w:ascii="Times New Roman" w:hAnsi="Times New Roman" w:cs="Times New Roman"/>
              <w:bCs/>
            </w:rPr>
          </w:rPrChange>
        </w:rPr>
        <w:t>headroom</w:t>
      </w:r>
      <w:r w:rsidRPr="006C38FF">
        <w:rPr>
          <w:rFonts w:ascii="Times New Roman" w:hAnsi="Times New Roman" w:cs="Times New Roman"/>
          <w:bCs/>
        </w:rPr>
        <w:t xml:space="preserve"> (0.22, 22%), MIG</w:t>
      </w:r>
      <w:del w:id="1592" w:author="Chris Dunlap" w:date="2026-05-10T22:40:00Z" w16du:dateUtc="2026-05-11T03:40:00Z">
        <w:r w:rsidRPr="006C38FF" w:rsidDel="00702F1B">
          <w:rPr>
            <w:rFonts w:ascii="Times New Roman" w:hAnsi="Times New Roman" w:cs="Times New Roman"/>
            <w:bCs/>
          </w:rPr>
          <w:delText>_</w:delText>
        </w:r>
      </w:del>
      <w:r w:rsidRPr="00702F1B">
        <w:rPr>
          <w:rFonts w:ascii="Times New Roman" w:hAnsi="Times New Roman" w:cs="Times New Roman"/>
          <w:bCs/>
          <w:vertAlign w:val="subscript"/>
          <w:rPrChange w:id="1593" w:author="Chris Dunlap" w:date="2026-05-10T22:40:00Z" w16du:dateUtc="2026-05-11T03:40:00Z">
            <w:rPr>
              <w:rFonts w:ascii="Times New Roman" w:hAnsi="Times New Roman" w:cs="Times New Roman"/>
              <w:bCs/>
            </w:rPr>
          </w:rPrChange>
        </w:rPr>
        <w:t>elig</w:t>
      </w:r>
      <w:r w:rsidRPr="006C38FF">
        <w:rPr>
          <w:rFonts w:ascii="Times New Roman" w:hAnsi="Times New Roman" w:cs="Times New Roman"/>
          <w:bCs/>
        </w:rPr>
        <w:t xml:space="preserve"> (0.13, 13%), NIW</w:t>
      </w:r>
      <w:del w:id="1594" w:author="Chris Dunlap" w:date="2026-05-10T22:40:00Z" w16du:dateUtc="2026-05-11T03:40:00Z">
        <w:r w:rsidRPr="006C38FF" w:rsidDel="00702F1B">
          <w:rPr>
            <w:rFonts w:ascii="Times New Roman" w:hAnsi="Times New Roman" w:cs="Times New Roman"/>
            <w:bCs/>
          </w:rPr>
          <w:delText>_</w:delText>
        </w:r>
      </w:del>
      <w:r w:rsidRPr="00702F1B">
        <w:rPr>
          <w:rFonts w:ascii="Times New Roman" w:hAnsi="Times New Roman" w:cs="Times New Roman"/>
          <w:bCs/>
          <w:vertAlign w:val="subscript"/>
          <w:rPrChange w:id="1595" w:author="Chris Dunlap" w:date="2026-05-10T22:40:00Z" w16du:dateUtc="2026-05-11T03:40:00Z">
            <w:rPr>
              <w:rFonts w:ascii="Times New Roman" w:hAnsi="Times New Roman" w:cs="Times New Roman"/>
              <w:bCs/>
            </w:rPr>
          </w:rPrChange>
        </w:rPr>
        <w:t>share</w:t>
      </w:r>
      <w:r w:rsidRPr="006C38FF">
        <w:rPr>
          <w:rFonts w:ascii="Times New Roman" w:hAnsi="Times New Roman" w:cs="Times New Roman"/>
          <w:bCs/>
        </w:rPr>
        <w:t xml:space="preserve"> (0.10, 10%), and QUEUE</w:t>
      </w:r>
      <w:del w:id="1596" w:author="Chris Dunlap" w:date="2026-05-10T22:40:00Z" w16du:dateUtc="2026-05-11T03:40:00Z">
        <w:r w:rsidRPr="006C38FF" w:rsidDel="00702F1B">
          <w:rPr>
            <w:rFonts w:ascii="Times New Roman" w:hAnsi="Times New Roman" w:cs="Times New Roman"/>
            <w:bCs/>
          </w:rPr>
          <w:delText>_</w:delText>
        </w:r>
      </w:del>
      <w:r w:rsidRPr="00702F1B">
        <w:rPr>
          <w:rFonts w:ascii="Times New Roman" w:hAnsi="Times New Roman" w:cs="Times New Roman"/>
          <w:bCs/>
          <w:vertAlign w:val="subscript"/>
          <w:rPrChange w:id="1597" w:author="Chris Dunlap" w:date="2026-05-10T22:40:00Z" w16du:dateUtc="2026-05-11T03:40:00Z">
            <w:rPr>
              <w:rFonts w:ascii="Times New Roman" w:hAnsi="Times New Roman" w:cs="Times New Roman"/>
              <w:bCs/>
            </w:rPr>
          </w:rPrChange>
        </w:rPr>
        <w:t>ok</w:t>
      </w:r>
      <w:r w:rsidRPr="006C38FF">
        <w:rPr>
          <w:rFonts w:ascii="Times New Roman" w:hAnsi="Times New Roman" w:cs="Times New Roman"/>
          <w:bCs/>
        </w:rPr>
        <w:t xml:space="preserve"> (0.07, 8%). The remaining six parameters together contribute under 4% of variance, reflecting their tighter empirical anchoring (DRAIN</w:t>
      </w:r>
      <w:del w:id="1598" w:author="Chris Dunlap" w:date="2026-05-10T22:40:00Z" w16du:dateUtc="2026-05-11T03:40:00Z">
        <w:r w:rsidRPr="006C38FF" w:rsidDel="00702F1B">
          <w:rPr>
            <w:rFonts w:ascii="Times New Roman" w:hAnsi="Times New Roman" w:cs="Times New Roman"/>
            <w:bCs/>
          </w:rPr>
          <w:delText>_</w:delText>
        </w:r>
      </w:del>
      <w:r w:rsidRPr="00702F1B">
        <w:rPr>
          <w:rFonts w:ascii="Times New Roman" w:hAnsi="Times New Roman" w:cs="Times New Roman"/>
          <w:bCs/>
          <w:vertAlign w:val="subscript"/>
          <w:rPrChange w:id="1599" w:author="Chris Dunlap" w:date="2026-05-10T22:40:00Z" w16du:dateUtc="2026-05-11T03:40:00Z">
            <w:rPr>
              <w:rFonts w:ascii="Times New Roman" w:hAnsi="Times New Roman" w:cs="Times New Roman"/>
              <w:bCs/>
            </w:rPr>
          </w:rPrChange>
        </w:rPr>
        <w:t>ok</w:t>
      </w:r>
      <w:r w:rsidRPr="006C38FF">
        <w:rPr>
          <w:rFonts w:ascii="Times New Roman" w:hAnsi="Times New Roman" w:cs="Times New Roman"/>
          <w:bCs/>
        </w:rPr>
        <w:t>, DEST</w:t>
      </w:r>
      <w:del w:id="1600" w:author="Chris Dunlap" w:date="2026-05-10T22:40:00Z" w16du:dateUtc="2026-05-11T03:40:00Z">
        <w:r w:rsidRPr="006C38FF" w:rsidDel="00702F1B">
          <w:rPr>
            <w:rFonts w:ascii="Times New Roman" w:hAnsi="Times New Roman" w:cs="Times New Roman"/>
            <w:bCs/>
          </w:rPr>
          <w:delText>_</w:delText>
        </w:r>
      </w:del>
      <w:r w:rsidRPr="00702F1B">
        <w:rPr>
          <w:rFonts w:ascii="Times New Roman" w:hAnsi="Times New Roman" w:cs="Times New Roman"/>
          <w:bCs/>
          <w:vertAlign w:val="subscript"/>
          <w:rPrChange w:id="1601" w:author="Chris Dunlap" w:date="2026-05-10T22:40:00Z" w16du:dateUtc="2026-05-11T03:40:00Z">
            <w:rPr>
              <w:rFonts w:ascii="Times New Roman" w:hAnsi="Times New Roman" w:cs="Times New Roman"/>
              <w:bCs/>
            </w:rPr>
          </w:rPrChange>
        </w:rPr>
        <w:t>avail</w:t>
      </w:r>
      <w:r w:rsidRPr="006C38FF">
        <w:rPr>
          <w:rFonts w:ascii="Times New Roman" w:hAnsi="Times New Roman" w:cs="Times New Roman"/>
          <w:bCs/>
        </w:rPr>
        <w:t>, NET</w:t>
      </w:r>
      <w:del w:id="1602" w:author="Chris Dunlap" w:date="2026-05-10T22:40:00Z" w16du:dateUtc="2026-05-11T03:40:00Z">
        <w:r w:rsidRPr="006C38FF" w:rsidDel="00702F1B">
          <w:rPr>
            <w:rFonts w:ascii="Times New Roman" w:hAnsi="Times New Roman" w:cs="Times New Roman"/>
            <w:bCs/>
          </w:rPr>
          <w:delText>_</w:delText>
        </w:r>
      </w:del>
      <w:r w:rsidRPr="00702F1B">
        <w:rPr>
          <w:rFonts w:ascii="Times New Roman" w:hAnsi="Times New Roman" w:cs="Times New Roman"/>
          <w:bCs/>
          <w:vertAlign w:val="subscript"/>
          <w:rPrChange w:id="1603" w:author="Chris Dunlap" w:date="2026-05-10T22:40:00Z" w16du:dateUtc="2026-05-11T03:40:00Z">
            <w:rPr>
              <w:rFonts w:ascii="Times New Roman" w:hAnsi="Times New Roman" w:cs="Times New Roman"/>
              <w:bCs/>
            </w:rPr>
          </w:rPrChange>
        </w:rPr>
        <w:t>ok</w:t>
      </w:r>
      <w:r w:rsidRPr="006C38FF">
        <w:rPr>
          <w:rFonts w:ascii="Times New Roman" w:hAnsi="Times New Roman" w:cs="Times New Roman"/>
          <w:bCs/>
        </w:rPr>
        <w:t>, DVFS</w:t>
      </w:r>
      <w:del w:id="1604" w:author="Chris Dunlap" w:date="2026-05-10T22:40:00Z" w16du:dateUtc="2026-05-11T03:40:00Z">
        <w:r w:rsidRPr="006C38FF" w:rsidDel="00702F1B">
          <w:rPr>
            <w:rFonts w:ascii="Times New Roman" w:hAnsi="Times New Roman" w:cs="Times New Roman"/>
            <w:bCs/>
          </w:rPr>
          <w:delText>_</w:delText>
        </w:r>
      </w:del>
      <w:r w:rsidRPr="00702F1B">
        <w:rPr>
          <w:rFonts w:ascii="Times New Roman" w:hAnsi="Times New Roman" w:cs="Times New Roman"/>
          <w:bCs/>
          <w:vertAlign w:val="subscript"/>
          <w:rPrChange w:id="1605" w:author="Chris Dunlap" w:date="2026-05-10T22:40:00Z" w16du:dateUtc="2026-05-11T03:40:00Z">
            <w:rPr>
              <w:rFonts w:ascii="Times New Roman" w:hAnsi="Times New Roman" w:cs="Times New Roman"/>
              <w:bCs/>
            </w:rPr>
          </w:rPrChange>
        </w:rPr>
        <w:t>reliability</w:t>
      </w:r>
      <w:r w:rsidRPr="006C38FF">
        <w:rPr>
          <w:rFonts w:ascii="Times New Roman" w:hAnsi="Times New Roman" w:cs="Times New Roman"/>
          <w:bCs/>
        </w:rPr>
        <w:t>) or narrower operational ranges (WINDOW</w:t>
      </w:r>
      <w:del w:id="1606" w:author="Chris Dunlap" w:date="2026-05-10T22:40:00Z" w16du:dateUtc="2026-05-11T03:40:00Z">
        <w:r w:rsidRPr="006C38FF" w:rsidDel="00702F1B">
          <w:rPr>
            <w:rFonts w:ascii="Times New Roman" w:hAnsi="Times New Roman" w:cs="Times New Roman"/>
            <w:bCs/>
          </w:rPr>
          <w:delText>_</w:delText>
        </w:r>
      </w:del>
      <w:r w:rsidRPr="00702F1B">
        <w:rPr>
          <w:rFonts w:ascii="Times New Roman" w:hAnsi="Times New Roman" w:cs="Times New Roman"/>
          <w:bCs/>
          <w:vertAlign w:val="subscript"/>
          <w:rPrChange w:id="1607" w:author="Chris Dunlap" w:date="2026-05-10T22:40:00Z" w16du:dateUtc="2026-05-11T03:40:00Z">
            <w:rPr>
              <w:rFonts w:ascii="Times New Roman" w:hAnsi="Times New Roman" w:cs="Times New Roman"/>
              <w:bCs/>
            </w:rPr>
          </w:rPrChange>
        </w:rPr>
        <w:t>ok</w:t>
      </w:r>
      <w:r w:rsidRPr="006C38FF">
        <w:rPr>
          <w:rFonts w:ascii="Times New Roman" w:hAnsi="Times New Roman" w:cs="Times New Roman"/>
          <w:bCs/>
        </w:rPr>
        <w:t>, ORCH</w:t>
      </w:r>
      <w:del w:id="1608" w:author="Chris Dunlap" w:date="2026-05-10T22:40:00Z" w16du:dateUtc="2026-05-11T03:40:00Z">
        <w:r w:rsidRPr="006C38FF" w:rsidDel="00702F1B">
          <w:rPr>
            <w:rFonts w:ascii="Times New Roman" w:hAnsi="Times New Roman" w:cs="Times New Roman"/>
            <w:bCs/>
          </w:rPr>
          <w:delText>_</w:delText>
        </w:r>
      </w:del>
      <w:r w:rsidRPr="00702F1B">
        <w:rPr>
          <w:rFonts w:ascii="Times New Roman" w:hAnsi="Times New Roman" w:cs="Times New Roman"/>
          <w:bCs/>
          <w:vertAlign w:val="subscript"/>
          <w:rPrChange w:id="1609" w:author="Chris Dunlap" w:date="2026-05-10T22:40:00Z" w16du:dateUtc="2026-05-11T03:40:00Z">
            <w:rPr>
              <w:rFonts w:ascii="Times New Roman" w:hAnsi="Times New Roman" w:cs="Times New Roman"/>
              <w:bCs/>
            </w:rPr>
          </w:rPrChange>
        </w:rPr>
        <w:t>ok</w:t>
      </w:r>
      <w:r w:rsidRPr="006C38FF">
        <w:rPr>
          <w:rFonts w:ascii="Times New Roman" w:hAnsi="Times New Roman" w:cs="Times New Roman"/>
          <w:bCs/>
        </w:rPr>
        <w:t xml:space="preserve">). Of the dominant contributors, three are </w:t>
      </w:r>
      <w:r w:rsidR="000350AC">
        <w:rPr>
          <w:rFonts w:ascii="Times New Roman" w:hAnsi="Times New Roman" w:cs="Times New Roman"/>
          <w:bCs/>
        </w:rPr>
        <w:t>weak or moderate grounding estimates</w:t>
      </w:r>
      <w:r w:rsidRPr="006C38FF">
        <w:rPr>
          <w:rFonts w:ascii="Times New Roman" w:hAnsi="Times New Roman" w:cs="Times New Roman"/>
          <w:bCs/>
        </w:rPr>
        <w:t xml:space="preserve"> (DEST</w:t>
      </w:r>
      <w:del w:id="1610" w:author="Chris Dunlap" w:date="2026-05-10T22:40:00Z" w16du:dateUtc="2026-05-11T03:40:00Z">
        <w:r w:rsidRPr="006C38FF" w:rsidDel="00702F1B">
          <w:rPr>
            <w:rFonts w:ascii="Times New Roman" w:hAnsi="Times New Roman" w:cs="Times New Roman"/>
            <w:bCs/>
          </w:rPr>
          <w:delText>_</w:delText>
        </w:r>
      </w:del>
      <w:r w:rsidRPr="00702F1B">
        <w:rPr>
          <w:rFonts w:ascii="Times New Roman" w:hAnsi="Times New Roman" w:cs="Times New Roman"/>
          <w:bCs/>
          <w:vertAlign w:val="subscript"/>
          <w:rPrChange w:id="1611" w:author="Chris Dunlap" w:date="2026-05-10T22:40:00Z" w16du:dateUtc="2026-05-11T03:40:00Z">
            <w:rPr>
              <w:rFonts w:ascii="Times New Roman" w:hAnsi="Times New Roman" w:cs="Times New Roman"/>
              <w:bCs/>
            </w:rPr>
          </w:rPrChange>
        </w:rPr>
        <w:t>absorb</w:t>
      </w:r>
      <w:r w:rsidRPr="006C38FF">
        <w:rPr>
          <w:rFonts w:ascii="Times New Roman" w:hAnsi="Times New Roman" w:cs="Times New Roman"/>
          <w:bCs/>
        </w:rPr>
        <w:t>, MIG</w:t>
      </w:r>
      <w:del w:id="1612" w:author="Chris Dunlap" w:date="2026-05-10T22:40:00Z" w16du:dateUtc="2026-05-11T03:40:00Z">
        <w:r w:rsidRPr="006C38FF" w:rsidDel="00702F1B">
          <w:rPr>
            <w:rFonts w:ascii="Times New Roman" w:hAnsi="Times New Roman" w:cs="Times New Roman"/>
            <w:bCs/>
          </w:rPr>
          <w:delText>_</w:delText>
        </w:r>
      </w:del>
      <w:r w:rsidRPr="00702F1B">
        <w:rPr>
          <w:rFonts w:ascii="Times New Roman" w:hAnsi="Times New Roman" w:cs="Times New Roman"/>
          <w:bCs/>
          <w:vertAlign w:val="subscript"/>
          <w:rPrChange w:id="1613" w:author="Chris Dunlap" w:date="2026-05-10T22:40:00Z" w16du:dateUtc="2026-05-11T03:40:00Z">
            <w:rPr>
              <w:rFonts w:ascii="Times New Roman" w:hAnsi="Times New Roman" w:cs="Times New Roman"/>
              <w:bCs/>
            </w:rPr>
          </w:rPrChange>
        </w:rPr>
        <w:t>elig</w:t>
      </w:r>
      <w:r w:rsidRPr="006C38FF">
        <w:rPr>
          <w:rFonts w:ascii="Times New Roman" w:hAnsi="Times New Roman" w:cs="Times New Roman"/>
          <w:bCs/>
        </w:rPr>
        <w:t xml:space="preserve"> Component B, QUEUE</w:t>
      </w:r>
      <w:del w:id="1614" w:author="Chris Dunlap" w:date="2026-05-10T22:40:00Z" w16du:dateUtc="2026-05-11T03:40:00Z">
        <w:r w:rsidRPr="006C38FF" w:rsidDel="00702F1B">
          <w:rPr>
            <w:rFonts w:ascii="Times New Roman" w:hAnsi="Times New Roman" w:cs="Times New Roman"/>
            <w:bCs/>
          </w:rPr>
          <w:delText>_</w:delText>
        </w:r>
      </w:del>
      <w:r w:rsidRPr="00702F1B">
        <w:rPr>
          <w:rFonts w:ascii="Times New Roman" w:hAnsi="Times New Roman" w:cs="Times New Roman"/>
          <w:bCs/>
          <w:vertAlign w:val="subscript"/>
          <w:rPrChange w:id="1615" w:author="Chris Dunlap" w:date="2026-05-10T22:41:00Z" w16du:dateUtc="2026-05-11T03:41:00Z">
            <w:rPr>
              <w:rFonts w:ascii="Times New Roman" w:hAnsi="Times New Roman" w:cs="Times New Roman"/>
              <w:bCs/>
            </w:rPr>
          </w:rPrChange>
        </w:rPr>
        <w:t>ok</w:t>
      </w:r>
      <w:r w:rsidRPr="006C38FF">
        <w:rPr>
          <w:rFonts w:ascii="Times New Roman" w:hAnsi="Times New Roman" w:cs="Times New Roman"/>
          <w:bCs/>
        </w:rPr>
        <w:t>), and two reflect ensemble-construction uncertainty rather than measurement (DVFS</w:t>
      </w:r>
      <w:del w:id="1616" w:author="Chris Dunlap" w:date="2026-05-10T22:41:00Z" w16du:dateUtc="2026-05-11T03:41:00Z">
        <w:r w:rsidRPr="006C38FF" w:rsidDel="00702F1B">
          <w:rPr>
            <w:rFonts w:ascii="Times New Roman" w:hAnsi="Times New Roman" w:cs="Times New Roman"/>
            <w:bCs/>
          </w:rPr>
          <w:delText>_</w:delText>
        </w:r>
      </w:del>
      <w:r w:rsidRPr="00702F1B">
        <w:rPr>
          <w:rFonts w:ascii="Times New Roman" w:hAnsi="Times New Roman" w:cs="Times New Roman"/>
          <w:bCs/>
          <w:vertAlign w:val="subscript"/>
          <w:rPrChange w:id="1617" w:author="Chris Dunlap" w:date="2026-05-10T22:41:00Z" w16du:dateUtc="2026-05-11T03:41:00Z">
            <w:rPr>
              <w:rFonts w:ascii="Times New Roman" w:hAnsi="Times New Roman" w:cs="Times New Roman"/>
              <w:bCs/>
            </w:rPr>
          </w:rPrChange>
        </w:rPr>
        <w:t>headroom</w:t>
      </w:r>
      <w:r w:rsidRPr="006C38FF">
        <w:rPr>
          <w:rFonts w:ascii="Times New Roman" w:hAnsi="Times New Roman" w:cs="Times New Roman"/>
          <w:bCs/>
        </w:rPr>
        <w:t>, NIW</w:t>
      </w:r>
      <w:del w:id="1618" w:author="Chris Dunlap" w:date="2026-05-10T22:41:00Z" w16du:dateUtc="2026-05-11T03:41:00Z">
        <w:r w:rsidRPr="006C38FF" w:rsidDel="00702F1B">
          <w:rPr>
            <w:rFonts w:ascii="Times New Roman" w:hAnsi="Times New Roman" w:cs="Times New Roman"/>
            <w:bCs/>
          </w:rPr>
          <w:delText>_</w:delText>
        </w:r>
      </w:del>
      <w:r w:rsidRPr="00702F1B">
        <w:rPr>
          <w:rFonts w:ascii="Times New Roman" w:hAnsi="Times New Roman" w:cs="Times New Roman"/>
          <w:bCs/>
          <w:vertAlign w:val="subscript"/>
          <w:rPrChange w:id="1619" w:author="Chris Dunlap" w:date="2026-05-10T22:41:00Z" w16du:dateUtc="2026-05-11T03:41:00Z">
            <w:rPr>
              <w:rFonts w:ascii="Times New Roman" w:hAnsi="Times New Roman" w:cs="Times New Roman"/>
              <w:bCs/>
            </w:rPr>
          </w:rPrChange>
        </w:rPr>
        <w:t>share</w:t>
      </w:r>
      <w:r w:rsidRPr="006C38FF">
        <w:rPr>
          <w:rFonts w:ascii="Times New Roman" w:hAnsi="Times New Roman" w:cs="Times New Roman"/>
          <w:bCs/>
        </w:rPr>
        <w:t>).</w:t>
      </w:r>
    </w:p>
    <w:p w14:paraId="58668099" w14:textId="77777777" w:rsidR="00C74245" w:rsidRPr="00C74245" w:rsidRDefault="00C74245" w:rsidP="00C74245">
      <w:pPr>
        <w:rPr>
          <w:rFonts w:ascii="Times New Roman" w:hAnsi="Times New Roman" w:cs="Times New Roman"/>
          <w:b/>
          <w:bCs/>
        </w:rPr>
      </w:pPr>
      <w:r w:rsidRPr="00C74245">
        <w:rPr>
          <w:rFonts w:ascii="Times New Roman" w:hAnsi="Times New Roman" w:cs="Times New Roman"/>
          <w:b/>
          <w:bCs/>
        </w:rPr>
        <w:t>Stress threshold definition</w:t>
      </w:r>
    </w:p>
    <w:p w14:paraId="6F6065B9" w14:textId="538C3FA2" w:rsidR="00C74245" w:rsidRPr="00C74245" w:rsidRDefault="00C74245" w:rsidP="00C74245">
      <w:pPr>
        <w:rPr>
          <w:rFonts w:ascii="Times New Roman" w:hAnsi="Times New Roman" w:cs="Times New Roman"/>
          <w:bCs/>
        </w:rPr>
      </w:pPr>
      <w:r w:rsidRPr="00C74245">
        <w:rPr>
          <w:rFonts w:ascii="Times New Roman" w:hAnsi="Times New Roman" w:cs="Times New Roman"/>
          <w:bCs/>
        </w:rPr>
        <w:lastRenderedPageBreak/>
        <w:t>Stress hours are defined as the top 50 hours per year per zone (approximately the 99.4th percentile of each zone's four-year distribution), yielding 200 ComEd stress hours over the January 2022 through December 2025 observation period. Sensitivity analysis at alternative thresholds confirms the headline any-destination availability finding is stable: 99.0% at the baseline, varying by at most 1.25 percentage points at the top 25 and top 100 hours per year specifications. The capacity-weighted overlap declines monotonically with threshold tightness (23.9% at top 100/year, 21.6% at baseline, 15.2% at top 25/year), indicating that cross-region decorrelation strengthens at more extreme stress intensities (Extended Data Fig. 1).</w:t>
      </w:r>
    </w:p>
    <w:p w14:paraId="602B59A0" w14:textId="77777777" w:rsidR="00C74245" w:rsidRPr="00C74245" w:rsidRDefault="00C74245" w:rsidP="00C74245">
      <w:pPr>
        <w:rPr>
          <w:rFonts w:ascii="Times New Roman" w:hAnsi="Times New Roman" w:cs="Times New Roman"/>
          <w:b/>
          <w:bCs/>
        </w:rPr>
      </w:pPr>
      <w:r w:rsidRPr="00C74245">
        <w:rPr>
          <w:rFonts w:ascii="Times New Roman" w:hAnsi="Times New Roman" w:cs="Times New Roman"/>
          <w:b/>
          <w:bCs/>
        </w:rPr>
        <w:t>Workload datasets</w:t>
      </w:r>
    </w:p>
    <w:p w14:paraId="7A1A2CDB" w14:textId="10903DCB" w:rsidR="00C74245" w:rsidRPr="00C74245" w:rsidRDefault="00C74245" w:rsidP="00C74245">
      <w:pPr>
        <w:rPr>
          <w:rFonts w:ascii="Times New Roman" w:hAnsi="Times New Roman" w:cs="Times New Roman"/>
          <w:bCs/>
        </w:rPr>
      </w:pPr>
      <w:r w:rsidRPr="00C74245">
        <w:rPr>
          <w:rFonts w:ascii="Times New Roman" w:hAnsi="Times New Roman" w:cs="Times New Roman"/>
          <w:bCs/>
        </w:rPr>
        <w:t>We analyzed 44.1 million production LLM inference requests across two Azure services (Coding and Conversation) drawn from the DynamoLLM trace release on the Azure Public Dataset repository, spanning seven days in May 2024. The underlying traces were characterized for energy-management purposes by Stojkovic et al.</w:t>
      </w:r>
      <w:r w:rsidR="000350AC">
        <w:rPr>
          <w:rFonts w:ascii="Times New Roman" w:hAnsi="Times New Roman" w:cs="Times New Roman"/>
          <w:bCs/>
        </w:rPr>
        <w:t>[6]</w:t>
      </w:r>
      <w:r w:rsidR="00114017">
        <w:rPr>
          <w:rFonts w:ascii="Times New Roman" w:hAnsi="Times New Roman" w:cs="Times New Roman"/>
          <w:bCs/>
        </w:rPr>
        <w:t>.</w:t>
      </w:r>
      <w:r w:rsidRPr="00C74245">
        <w:rPr>
          <w:rFonts w:ascii="Times New Roman" w:hAnsi="Times New Roman" w:cs="Times New Roman"/>
          <w:bCs/>
        </w:rPr>
        <w:t xml:space="preserve"> We separately analyzed the BurstGPT dataset (arXiv v3 release)</w:t>
      </w:r>
      <w:r w:rsidR="000350AC">
        <w:rPr>
          <w:rFonts w:ascii="Times New Roman" w:hAnsi="Times New Roman" w:cs="Times New Roman"/>
          <w:bCs/>
        </w:rPr>
        <w:t>[28]</w:t>
      </w:r>
      <w:r w:rsidRPr="00C74245">
        <w:rPr>
          <w:rFonts w:ascii="Times New Roman" w:hAnsi="Times New Roman" w:cs="Times New Roman"/>
          <w:bCs/>
        </w:rPr>
        <w:t>, comprising 5.29 million requests from Azure OpenAI regional endpoints over 121 days of continuous observation. Both datasets represent production inference traffic. Drain times are computed as generated tokens divided by a central generation rate of 60 tokens per second, with sensitivity across 30–120 tokens/sec reported in Extended Data Fig. 2.</w:t>
      </w:r>
    </w:p>
    <w:p w14:paraId="5937D6AD" w14:textId="63B2B5D3" w:rsidR="00C74245" w:rsidRPr="00C74245" w:rsidRDefault="00C74245" w:rsidP="00C74245">
      <w:pPr>
        <w:rPr>
          <w:rFonts w:ascii="Times New Roman" w:hAnsi="Times New Roman" w:cs="Times New Roman"/>
          <w:bCs/>
        </w:rPr>
      </w:pPr>
      <w:r w:rsidRPr="00C74245">
        <w:rPr>
          <w:rFonts w:ascii="Times New Roman" w:hAnsi="Times New Roman" w:cs="Times New Roman"/>
          <w:bCs/>
        </w:rPr>
        <w:t>The two datasets differ in temporal structure</w:t>
      </w:r>
      <w:r w:rsidR="000350AC">
        <w:rPr>
          <w:rFonts w:ascii="Times New Roman" w:hAnsi="Times New Roman" w:cs="Times New Roman"/>
          <w:bCs/>
        </w:rPr>
        <w:t>.</w:t>
      </w:r>
      <w:r w:rsidRPr="00C74245">
        <w:rPr>
          <w:rFonts w:ascii="Times New Roman" w:hAnsi="Times New Roman" w:cs="Times New Roman"/>
          <w:bCs/>
        </w:rPr>
        <w:t xml:space="preserve"> DynamoLLM shows strong diurnal variation (3.3× peak-to-trough for conversational workloads, 34.6× for coding workloads) while BurstGPT exhibits near-continuous 24-hour activity with minimal weekly periodicity. The DynamoLLM peak-to-valley structure provides the empirical anchor for the QUEUE</w:t>
      </w:r>
      <w:del w:id="1620" w:author="Chris Dunlap" w:date="2026-05-10T22:41:00Z" w16du:dateUtc="2026-05-11T03:41:00Z">
        <w:r w:rsidRPr="00702F1B" w:rsidDel="00702F1B">
          <w:rPr>
            <w:rFonts w:ascii="Times New Roman" w:hAnsi="Times New Roman" w:cs="Times New Roman"/>
            <w:bCs/>
            <w:vertAlign w:val="subscript"/>
            <w:rPrChange w:id="1621" w:author="Chris Dunlap" w:date="2026-05-10T22:41:00Z" w16du:dateUtc="2026-05-11T03:41:00Z">
              <w:rPr>
                <w:rFonts w:ascii="Times New Roman" w:hAnsi="Times New Roman" w:cs="Times New Roman"/>
                <w:bCs/>
              </w:rPr>
            </w:rPrChange>
          </w:rPr>
          <w:delText>_</w:delText>
        </w:r>
      </w:del>
      <w:r w:rsidRPr="00702F1B">
        <w:rPr>
          <w:rFonts w:ascii="Times New Roman" w:hAnsi="Times New Roman" w:cs="Times New Roman"/>
          <w:bCs/>
          <w:vertAlign w:val="subscript"/>
          <w:rPrChange w:id="1622" w:author="Chris Dunlap" w:date="2026-05-10T22:41:00Z" w16du:dateUtc="2026-05-11T03:41:00Z">
            <w:rPr>
              <w:rFonts w:ascii="Times New Roman" w:hAnsi="Times New Roman" w:cs="Times New Roman"/>
              <w:bCs/>
            </w:rPr>
          </w:rPrChange>
        </w:rPr>
        <w:t>ok</w:t>
      </w:r>
      <w:r w:rsidRPr="00C74245">
        <w:rPr>
          <w:rFonts w:ascii="Times New Roman" w:hAnsi="Times New Roman" w:cs="Times New Roman"/>
          <w:bCs/>
        </w:rPr>
        <w:t xml:space="preserve"> parameter at single-facility scale (the post-stress recovery hours have meaningful absorption headroom because peak-to-valley ratios are wide). This divergence reflects differing user populations and does not affect the DRAIN</w:t>
      </w:r>
      <w:del w:id="1623" w:author="Chris Dunlap" w:date="2026-05-10T22:41:00Z" w16du:dateUtc="2026-05-11T03:41:00Z">
        <w:r w:rsidRPr="00C74245" w:rsidDel="00702F1B">
          <w:rPr>
            <w:rFonts w:ascii="Times New Roman" w:hAnsi="Times New Roman" w:cs="Times New Roman"/>
            <w:bCs/>
          </w:rPr>
          <w:delText>_</w:delText>
        </w:r>
      </w:del>
      <w:r w:rsidRPr="00702F1B">
        <w:rPr>
          <w:rFonts w:ascii="Times New Roman" w:hAnsi="Times New Roman" w:cs="Times New Roman"/>
          <w:bCs/>
          <w:vertAlign w:val="subscript"/>
          <w:rPrChange w:id="1624" w:author="Chris Dunlap" w:date="2026-05-10T22:41:00Z" w16du:dateUtc="2026-05-11T03:41:00Z">
            <w:rPr>
              <w:rFonts w:ascii="Times New Roman" w:hAnsi="Times New Roman" w:cs="Times New Roman"/>
              <w:bCs/>
            </w:rPr>
          </w:rPrChange>
        </w:rPr>
        <w:t>ok</w:t>
      </w:r>
      <w:r w:rsidRPr="00C74245">
        <w:rPr>
          <w:rFonts w:ascii="Times New Roman" w:hAnsi="Times New Roman" w:cs="Times New Roman"/>
          <w:bCs/>
        </w:rPr>
        <w:t xml:space="preserve"> parameterization, which depends on per-request drain time rather than aggregate traffic volume.</w:t>
      </w:r>
    </w:p>
    <w:p w14:paraId="4E339445" w14:textId="77777777" w:rsidR="00C74245" w:rsidRPr="00C74245" w:rsidRDefault="00C74245" w:rsidP="00C74245">
      <w:pPr>
        <w:rPr>
          <w:rFonts w:ascii="Times New Roman" w:hAnsi="Times New Roman" w:cs="Times New Roman"/>
          <w:b/>
          <w:bCs/>
        </w:rPr>
      </w:pPr>
      <w:r w:rsidRPr="00C74245">
        <w:rPr>
          <w:rFonts w:ascii="Times New Roman" w:hAnsi="Times New Roman" w:cs="Times New Roman"/>
          <w:b/>
          <w:bCs/>
        </w:rPr>
        <w:t>Per-GW parametric sweep</w:t>
      </w:r>
    </w:p>
    <w:p w14:paraId="03756F24" w14:textId="60104AD9" w:rsidR="00C74245" w:rsidRPr="00C74245" w:rsidRDefault="00F407A0" w:rsidP="00C74245">
      <w:pPr>
        <w:rPr>
          <w:rFonts w:ascii="Times New Roman" w:hAnsi="Times New Roman" w:cs="Times New Roman"/>
          <w:bCs/>
        </w:rPr>
      </w:pPr>
      <w:r w:rsidRPr="00F407A0">
        <w:rPr>
          <w:rFonts w:ascii="Times New Roman" w:hAnsi="Times New Roman" w:cs="Times New Roman"/>
          <w:bCs/>
        </w:rPr>
        <w:t>The fleet-level analysis evaluates commitment depth as a continuous function of fleet size from 0.5 to 15 GW under each scope scenario. At each fleet size, the migrating demand in each stress hour is fleet</w:t>
      </w:r>
      <w:del w:id="1625" w:author="Chris Dunlap" w:date="2026-05-10T22:41:00Z" w16du:dateUtc="2026-05-11T03:41:00Z">
        <w:r w:rsidRPr="00F407A0" w:rsidDel="00702F1B">
          <w:rPr>
            <w:rFonts w:ascii="Times New Roman" w:hAnsi="Times New Roman" w:cs="Times New Roman"/>
            <w:bCs/>
          </w:rPr>
          <w:delText>_</w:delText>
        </w:r>
      </w:del>
      <w:r w:rsidRPr="00702F1B">
        <w:rPr>
          <w:rFonts w:ascii="Times New Roman" w:hAnsi="Times New Roman" w:cs="Times New Roman"/>
          <w:bCs/>
          <w:vertAlign w:val="subscript"/>
          <w:rPrChange w:id="1626" w:author="Chris Dunlap" w:date="2026-05-10T22:41:00Z" w16du:dateUtc="2026-05-11T03:41:00Z">
            <w:rPr>
              <w:rFonts w:ascii="Times New Roman" w:hAnsi="Times New Roman" w:cs="Times New Roman"/>
              <w:bCs/>
            </w:rPr>
          </w:rPrChange>
        </w:rPr>
        <w:t>MW</w:t>
      </w:r>
      <w:r w:rsidRPr="00F407A0">
        <w:rPr>
          <w:rFonts w:ascii="Times New Roman" w:hAnsi="Times New Roman" w:cs="Times New Roman"/>
          <w:bCs/>
        </w:rPr>
        <w:t xml:space="preserve"> × (1/PUE) × φ</w:t>
      </w:r>
      <w:del w:id="1627" w:author="Chris Dunlap" w:date="2026-05-10T22:55:00Z" w16du:dateUtc="2026-05-11T03:55:00Z">
        <w:r w:rsidRPr="00F407A0" w:rsidDel="0060691A">
          <w:rPr>
            <w:rFonts w:ascii="Times New Roman" w:hAnsi="Times New Roman" w:cs="Times New Roman"/>
            <w:bCs/>
          </w:rPr>
          <w:delText>_</w:delText>
        </w:r>
      </w:del>
      <w:r w:rsidRPr="0060691A">
        <w:rPr>
          <w:rFonts w:ascii="Times New Roman" w:hAnsi="Times New Roman" w:cs="Times New Roman"/>
          <w:bCs/>
          <w:vertAlign w:val="subscript"/>
          <w:rPrChange w:id="1628" w:author="Chris Dunlap" w:date="2026-05-10T22:55:00Z" w16du:dateUtc="2026-05-11T03:55:00Z">
            <w:rPr>
              <w:rFonts w:ascii="Times New Roman" w:hAnsi="Times New Roman" w:cs="Times New Roman"/>
              <w:bCs/>
            </w:rPr>
          </w:rPrChange>
        </w:rPr>
        <w:t>inf,</w:t>
      </w:r>
      <w:del w:id="1629" w:author="Chris Dunlap" w:date="2026-05-10T22:55:00Z" w16du:dateUtc="2026-05-11T03:55:00Z">
        <w:r w:rsidRPr="0060691A" w:rsidDel="0060691A">
          <w:rPr>
            <w:rFonts w:ascii="Times New Roman" w:hAnsi="Times New Roman" w:cs="Times New Roman"/>
            <w:bCs/>
            <w:vertAlign w:val="subscript"/>
            <w:rPrChange w:id="1630" w:author="Chris Dunlap" w:date="2026-05-10T22:55:00Z" w16du:dateUtc="2026-05-11T03:55:00Z">
              <w:rPr>
                <w:rFonts w:ascii="Times New Roman" w:hAnsi="Times New Roman" w:cs="Times New Roman"/>
                <w:bCs/>
              </w:rPr>
            </w:rPrChange>
          </w:rPr>
          <w:delText>scope</w:delText>
        </w:r>
        <w:r w:rsidRPr="00F407A0" w:rsidDel="0060691A">
          <w:rPr>
            <w:rFonts w:ascii="Times New Roman" w:hAnsi="Times New Roman" w:cs="Times New Roman"/>
            <w:bCs/>
          </w:rPr>
          <w:delText xml:space="preserve"> </w:delText>
        </w:r>
      </w:del>
      <w:ins w:id="1631" w:author="Chris Dunlap" w:date="2026-05-10T22:55:00Z" w16du:dateUtc="2026-05-11T03:55:00Z">
        <w:r w:rsidR="0060691A" w:rsidRPr="0060691A">
          <w:rPr>
            <w:rFonts w:ascii="Times New Roman" w:hAnsi="Times New Roman" w:cs="Times New Roman"/>
            <w:bCs/>
            <w:vertAlign w:val="subscript"/>
            <w:rPrChange w:id="1632" w:author="Chris Dunlap" w:date="2026-05-10T22:55:00Z" w16du:dateUtc="2026-05-11T03:55:00Z">
              <w:rPr>
                <w:rFonts w:ascii="Times New Roman" w:hAnsi="Times New Roman" w:cs="Times New Roman"/>
                <w:bCs/>
              </w:rPr>
            </w:rPrChange>
          </w:rPr>
          <w:t>sc</w:t>
        </w:r>
        <w:r w:rsidR="0060691A">
          <w:rPr>
            <w:rFonts w:ascii="Times New Roman" w:hAnsi="Times New Roman" w:cs="Times New Roman"/>
            <w:bCs/>
            <w:vertAlign w:val="subscript"/>
          </w:rPr>
          <w:t>enario</w:t>
        </w:r>
        <w:r w:rsidR="0060691A" w:rsidRPr="00F407A0">
          <w:rPr>
            <w:rFonts w:ascii="Times New Roman" w:hAnsi="Times New Roman" w:cs="Times New Roman"/>
            <w:bCs/>
          </w:rPr>
          <w:t xml:space="preserve"> </w:t>
        </w:r>
      </w:ins>
      <w:r w:rsidRPr="00F407A0">
        <w:rPr>
          <w:rFonts w:ascii="Times New Roman" w:hAnsi="Times New Roman" w:cs="Times New Roman"/>
          <w:bCs/>
        </w:rPr>
        <w:t>× MIG</w:t>
      </w:r>
      <w:del w:id="1633" w:author="Chris Dunlap" w:date="2026-05-10T22:41:00Z" w16du:dateUtc="2026-05-11T03:41:00Z">
        <w:r w:rsidRPr="00702F1B" w:rsidDel="00702F1B">
          <w:rPr>
            <w:rFonts w:ascii="Times New Roman" w:hAnsi="Times New Roman" w:cs="Times New Roman"/>
            <w:bCs/>
            <w:vertAlign w:val="subscript"/>
            <w:rPrChange w:id="1634" w:author="Chris Dunlap" w:date="2026-05-10T22:41:00Z" w16du:dateUtc="2026-05-11T03:41:00Z">
              <w:rPr>
                <w:rFonts w:ascii="Times New Roman" w:hAnsi="Times New Roman" w:cs="Times New Roman"/>
                <w:bCs/>
              </w:rPr>
            </w:rPrChange>
          </w:rPr>
          <w:delText>_</w:delText>
        </w:r>
      </w:del>
      <w:r w:rsidRPr="00702F1B">
        <w:rPr>
          <w:rFonts w:ascii="Times New Roman" w:hAnsi="Times New Roman" w:cs="Times New Roman"/>
          <w:bCs/>
          <w:vertAlign w:val="subscript"/>
          <w:rPrChange w:id="1635" w:author="Chris Dunlap" w:date="2026-05-10T22:41:00Z" w16du:dateUtc="2026-05-11T03:41:00Z">
            <w:rPr>
              <w:rFonts w:ascii="Times New Roman" w:hAnsi="Times New Roman" w:cs="Times New Roman"/>
              <w:bCs/>
            </w:rPr>
          </w:rPrChange>
        </w:rPr>
        <w:t>elig</w:t>
      </w:r>
      <w:r w:rsidRPr="00F407A0">
        <w:rPr>
          <w:rFonts w:ascii="Times New Roman" w:hAnsi="Times New Roman" w:cs="Times New Roman"/>
          <w:bCs/>
        </w:rPr>
        <w:t xml:space="preserve"> × DRAIN</w:t>
      </w:r>
      <w:del w:id="1636" w:author="Chris Dunlap" w:date="2026-05-10T22:41:00Z" w16du:dateUtc="2026-05-11T03:41:00Z">
        <w:r w:rsidRPr="00702F1B" w:rsidDel="00702F1B">
          <w:rPr>
            <w:rFonts w:ascii="Times New Roman" w:hAnsi="Times New Roman" w:cs="Times New Roman"/>
            <w:bCs/>
            <w:vertAlign w:val="subscript"/>
            <w:rPrChange w:id="1637" w:author="Chris Dunlap" w:date="2026-05-10T22:41:00Z" w16du:dateUtc="2026-05-11T03:41:00Z">
              <w:rPr>
                <w:rFonts w:ascii="Times New Roman" w:hAnsi="Times New Roman" w:cs="Times New Roman"/>
                <w:bCs/>
              </w:rPr>
            </w:rPrChange>
          </w:rPr>
          <w:delText>_</w:delText>
        </w:r>
      </w:del>
      <w:r w:rsidRPr="00702F1B">
        <w:rPr>
          <w:rFonts w:ascii="Times New Roman" w:hAnsi="Times New Roman" w:cs="Times New Roman"/>
          <w:bCs/>
          <w:vertAlign w:val="subscript"/>
          <w:rPrChange w:id="1638" w:author="Chris Dunlap" w:date="2026-05-10T22:41:00Z" w16du:dateUtc="2026-05-11T03:41:00Z">
            <w:rPr>
              <w:rFonts w:ascii="Times New Roman" w:hAnsi="Times New Roman" w:cs="Times New Roman"/>
              <w:bCs/>
            </w:rPr>
          </w:rPrChange>
        </w:rPr>
        <w:t>ok</w:t>
      </w:r>
      <w:r w:rsidRPr="00F407A0">
        <w:rPr>
          <w:rFonts w:ascii="Times New Roman" w:hAnsi="Times New Roman" w:cs="Times New Roman"/>
          <w:bCs/>
        </w:rPr>
        <w:t xml:space="preserve"> (the source-side spatial-</w:t>
      </w:r>
      <w:del w:id="1639" w:author="Chris Dunlap" w:date="2026-05-10T22:47:00Z" w16du:dateUtc="2026-05-11T03:47:00Z">
        <w:r w:rsidRPr="00F407A0" w:rsidDel="00BB2825">
          <w:rPr>
            <w:rFonts w:ascii="Times New Roman" w:hAnsi="Times New Roman" w:cs="Times New Roman"/>
            <w:bCs/>
          </w:rPr>
          <w:delText xml:space="preserve">cascade </w:delText>
        </w:r>
      </w:del>
      <w:ins w:id="1640" w:author="Chris Dunlap" w:date="2026-05-10T22:47:00Z" w16du:dateUtc="2026-05-11T03:47:00Z">
        <w:r w:rsidR="00BB2825">
          <w:rPr>
            <w:rFonts w:ascii="Times New Roman" w:hAnsi="Times New Roman" w:cs="Times New Roman"/>
            <w:bCs/>
          </w:rPr>
          <w:t>model</w:t>
        </w:r>
        <w:r w:rsidR="00BB2825" w:rsidRPr="00F407A0">
          <w:rPr>
            <w:rFonts w:ascii="Times New Roman" w:hAnsi="Times New Roman" w:cs="Times New Roman"/>
            <w:bCs/>
          </w:rPr>
          <w:t xml:space="preserve"> </w:t>
        </w:r>
      </w:ins>
      <w:r w:rsidRPr="00F407A0">
        <w:rPr>
          <w:rFonts w:ascii="Times New Roman" w:hAnsi="Times New Roman" w:cs="Times New Roman"/>
          <w:bCs/>
        </w:rPr>
        <w:t>product, evaluated at central values for the fixed parameters). This demand competes for the same per-hour destination headroom computed in the conditional MC. The same DEST</w:t>
      </w:r>
      <w:del w:id="1641" w:author="Chris Dunlap" w:date="2026-05-10T22:41:00Z" w16du:dateUtc="2026-05-11T03:41:00Z">
        <w:r w:rsidRPr="00F407A0" w:rsidDel="00702F1B">
          <w:rPr>
            <w:rFonts w:ascii="Times New Roman" w:hAnsi="Times New Roman" w:cs="Times New Roman"/>
            <w:bCs/>
          </w:rPr>
          <w:delText>_</w:delText>
        </w:r>
      </w:del>
      <w:r w:rsidRPr="00702F1B">
        <w:rPr>
          <w:rFonts w:ascii="Times New Roman" w:hAnsi="Times New Roman" w:cs="Times New Roman"/>
          <w:bCs/>
          <w:vertAlign w:val="subscript"/>
          <w:rPrChange w:id="1642" w:author="Chris Dunlap" w:date="2026-05-10T22:42:00Z" w16du:dateUtc="2026-05-11T03:42:00Z">
            <w:rPr>
              <w:rFonts w:ascii="Times New Roman" w:hAnsi="Times New Roman" w:cs="Times New Roman"/>
              <w:bCs/>
            </w:rPr>
          </w:rPrChange>
        </w:rPr>
        <w:t>absorb</w:t>
      </w:r>
      <w:r w:rsidRPr="00F407A0">
        <w:rPr>
          <w:rFonts w:ascii="Times New Roman" w:hAnsi="Times New Roman" w:cs="Times New Roman"/>
          <w:bCs/>
        </w:rPr>
        <w:t xml:space="preserve"> / QUEUE</w:t>
      </w:r>
      <w:del w:id="1643" w:author="Chris Dunlap" w:date="2026-05-10T22:42:00Z" w16du:dateUtc="2026-05-11T03:42:00Z">
        <w:r w:rsidRPr="00F407A0" w:rsidDel="00702F1B">
          <w:rPr>
            <w:rFonts w:ascii="Times New Roman" w:hAnsi="Times New Roman" w:cs="Times New Roman"/>
            <w:bCs/>
          </w:rPr>
          <w:delText>_</w:delText>
        </w:r>
      </w:del>
      <w:r w:rsidRPr="00702F1B">
        <w:rPr>
          <w:rFonts w:ascii="Times New Roman" w:hAnsi="Times New Roman" w:cs="Times New Roman"/>
          <w:bCs/>
          <w:vertAlign w:val="subscript"/>
          <w:rPrChange w:id="1644" w:author="Chris Dunlap" w:date="2026-05-10T22:42:00Z" w16du:dateUtc="2026-05-11T03:42:00Z">
            <w:rPr>
              <w:rFonts w:ascii="Times New Roman" w:hAnsi="Times New Roman" w:cs="Times New Roman"/>
              <w:bCs/>
            </w:rPr>
          </w:rPrChange>
        </w:rPr>
        <w:t>ok</w:t>
      </w:r>
      <w:r w:rsidRPr="00F407A0">
        <w:rPr>
          <w:rFonts w:ascii="Times New Roman" w:hAnsi="Times New Roman" w:cs="Times New Roman"/>
          <w:bCs/>
        </w:rPr>
        <w:t xml:space="preserve"> ensemble draws are reused across all fleet sizes to isolate the scale effect from Monte Carlo variance. The sweep identifies the spatial contention onset — the fleet size at which more than 50% of draw-hour combinations are destination-constrained for spatial migration. Within the swept range, spatial contention does not exceed the 50% threshold under either scope scenario, with onset projected beyond 15 GW.</w:t>
      </w:r>
    </w:p>
    <w:p w14:paraId="4B35687B" w14:textId="77777777" w:rsidR="00C74245" w:rsidRPr="00C74245" w:rsidRDefault="00C74245" w:rsidP="00C74245">
      <w:pPr>
        <w:rPr>
          <w:rFonts w:ascii="Times New Roman" w:hAnsi="Times New Roman" w:cs="Times New Roman"/>
          <w:b/>
          <w:bCs/>
        </w:rPr>
      </w:pPr>
      <w:r w:rsidRPr="00C74245">
        <w:rPr>
          <w:rFonts w:ascii="Times New Roman" w:hAnsi="Times New Roman" w:cs="Times New Roman"/>
          <w:b/>
          <w:bCs/>
        </w:rPr>
        <w:t>Sensitivity analysis</w:t>
      </w:r>
    </w:p>
    <w:p w14:paraId="5AF61D8F" w14:textId="557F8CF7" w:rsidR="00C74245" w:rsidRPr="00C74245" w:rsidRDefault="00C74245" w:rsidP="00C74245">
      <w:pPr>
        <w:rPr>
          <w:rFonts w:ascii="Times New Roman" w:hAnsi="Times New Roman" w:cs="Times New Roman"/>
          <w:bCs/>
        </w:rPr>
      </w:pPr>
      <w:r w:rsidRPr="00C74245">
        <w:rPr>
          <w:rFonts w:ascii="Times New Roman" w:hAnsi="Times New Roman" w:cs="Times New Roman"/>
          <w:bCs/>
        </w:rPr>
        <w:lastRenderedPageBreak/>
        <w:t>The two-dimensional sensitivity surface evaluates fleet commitment depth at 10 GW across a 10×10 grid of DEST</w:t>
      </w:r>
      <w:del w:id="1645" w:author="Chris Dunlap" w:date="2026-05-10T22:42:00Z" w16du:dateUtc="2026-05-11T03:42:00Z">
        <w:r w:rsidRPr="00702F1B" w:rsidDel="00702F1B">
          <w:rPr>
            <w:rFonts w:ascii="Times New Roman" w:hAnsi="Times New Roman" w:cs="Times New Roman"/>
            <w:bCs/>
            <w:vertAlign w:val="subscript"/>
            <w:rPrChange w:id="1646" w:author="Chris Dunlap" w:date="2026-05-10T22:42:00Z" w16du:dateUtc="2026-05-11T03:42:00Z">
              <w:rPr>
                <w:rFonts w:ascii="Times New Roman" w:hAnsi="Times New Roman" w:cs="Times New Roman"/>
                <w:bCs/>
              </w:rPr>
            </w:rPrChange>
          </w:rPr>
          <w:delText>_</w:delText>
        </w:r>
      </w:del>
      <w:r w:rsidRPr="00702F1B">
        <w:rPr>
          <w:rFonts w:ascii="Times New Roman" w:hAnsi="Times New Roman" w:cs="Times New Roman"/>
          <w:bCs/>
          <w:vertAlign w:val="subscript"/>
          <w:rPrChange w:id="1647" w:author="Chris Dunlap" w:date="2026-05-10T22:42:00Z" w16du:dateUtc="2026-05-11T03:42:00Z">
            <w:rPr>
              <w:rFonts w:ascii="Times New Roman" w:hAnsi="Times New Roman" w:cs="Times New Roman"/>
              <w:bCs/>
            </w:rPr>
          </w:rPrChange>
        </w:rPr>
        <w:t>absorb</w:t>
      </w:r>
      <w:r w:rsidRPr="00C74245">
        <w:rPr>
          <w:rFonts w:ascii="Times New Roman" w:hAnsi="Times New Roman" w:cs="Times New Roman"/>
          <w:bCs/>
        </w:rPr>
        <w:t xml:space="preserve"> and QUEUE</w:t>
      </w:r>
      <w:del w:id="1648" w:author="Chris Dunlap" w:date="2026-05-10T22:42:00Z" w16du:dateUtc="2026-05-11T03:42:00Z">
        <w:r w:rsidRPr="00702F1B" w:rsidDel="00702F1B">
          <w:rPr>
            <w:rFonts w:ascii="Times New Roman" w:hAnsi="Times New Roman" w:cs="Times New Roman"/>
            <w:bCs/>
            <w:vertAlign w:val="subscript"/>
            <w:rPrChange w:id="1649" w:author="Chris Dunlap" w:date="2026-05-10T22:42:00Z" w16du:dateUtc="2026-05-11T03:42:00Z">
              <w:rPr>
                <w:rFonts w:ascii="Times New Roman" w:hAnsi="Times New Roman" w:cs="Times New Roman"/>
                <w:bCs/>
              </w:rPr>
            </w:rPrChange>
          </w:rPr>
          <w:delText>_</w:delText>
        </w:r>
      </w:del>
      <w:r w:rsidRPr="00702F1B">
        <w:rPr>
          <w:rFonts w:ascii="Times New Roman" w:hAnsi="Times New Roman" w:cs="Times New Roman"/>
          <w:bCs/>
          <w:vertAlign w:val="subscript"/>
          <w:rPrChange w:id="1650" w:author="Chris Dunlap" w:date="2026-05-10T22:42:00Z" w16du:dateUtc="2026-05-11T03:42:00Z">
            <w:rPr>
              <w:rFonts w:ascii="Times New Roman" w:hAnsi="Times New Roman" w:cs="Times New Roman"/>
              <w:bCs/>
            </w:rPr>
          </w:rPrChange>
        </w:rPr>
        <w:t>ok</w:t>
      </w:r>
      <w:r w:rsidRPr="00C74245">
        <w:rPr>
          <w:rFonts w:ascii="Times New Roman" w:hAnsi="Times New Roman" w:cs="Times New Roman"/>
          <w:bCs/>
        </w:rPr>
        <w:t xml:space="preserve"> values, under the inference-dominant </w:t>
      </w:r>
      <w:del w:id="1651" w:author="Chris Dunlap" w:date="2026-05-10T22:55:00Z" w16du:dateUtc="2026-05-11T03:55:00Z">
        <w:r w:rsidRPr="00C74245" w:rsidDel="0060691A">
          <w:rPr>
            <w:rFonts w:ascii="Times New Roman" w:hAnsi="Times New Roman" w:cs="Times New Roman"/>
            <w:bCs/>
          </w:rPr>
          <w:delText>scope</w:delText>
        </w:r>
      </w:del>
      <w:ins w:id="1652" w:author="Chris Dunlap" w:date="2026-05-10T22:55:00Z" w16du:dateUtc="2026-05-11T03:55:00Z">
        <w:r w:rsidR="0060691A">
          <w:rPr>
            <w:rFonts w:ascii="Times New Roman" w:hAnsi="Times New Roman" w:cs="Times New Roman"/>
            <w:bCs/>
          </w:rPr>
          <w:t>scenario</w:t>
        </w:r>
      </w:ins>
      <w:r w:rsidRPr="00C74245">
        <w:rPr>
          <w:rFonts w:ascii="Times New Roman" w:hAnsi="Times New Roman" w:cs="Times New Roman"/>
          <w:bCs/>
        </w:rPr>
        <w:t>. Other parameters are held at the conditional MC central values, and DEST</w:t>
      </w:r>
      <w:del w:id="1653" w:author="Chris Dunlap" w:date="2026-05-10T22:42:00Z" w16du:dateUtc="2026-05-11T03:42:00Z">
        <w:r w:rsidRPr="00C74245" w:rsidDel="00702F1B">
          <w:rPr>
            <w:rFonts w:ascii="Times New Roman" w:hAnsi="Times New Roman" w:cs="Times New Roman"/>
            <w:bCs/>
          </w:rPr>
          <w:delText>_</w:delText>
        </w:r>
      </w:del>
      <w:r w:rsidRPr="00702F1B">
        <w:rPr>
          <w:rFonts w:ascii="Times New Roman" w:hAnsi="Times New Roman" w:cs="Times New Roman"/>
          <w:bCs/>
          <w:vertAlign w:val="subscript"/>
          <w:rPrChange w:id="1654" w:author="Chris Dunlap" w:date="2026-05-10T22:42:00Z" w16du:dateUtc="2026-05-11T03:42:00Z">
            <w:rPr>
              <w:rFonts w:ascii="Times New Roman" w:hAnsi="Times New Roman" w:cs="Times New Roman"/>
              <w:bCs/>
            </w:rPr>
          </w:rPrChange>
        </w:rPr>
        <w:t>avail</w:t>
      </w:r>
      <w:r w:rsidRPr="00C74245">
        <w:rPr>
          <w:rFonts w:ascii="Times New Roman" w:hAnsi="Times New Roman" w:cs="Times New Roman"/>
          <w:bCs/>
        </w:rPr>
        <w:t xml:space="preserve"> is observed per-hour from the empirical pricing data as in the base conditional MC. Each grid point computes deterministic hour-by-hour commitment depth under these fixed parameter choices.</w:t>
      </w:r>
    </w:p>
    <w:p w14:paraId="51106D0F" w14:textId="52762051" w:rsidR="00C74245" w:rsidRPr="00C74245" w:rsidRDefault="00C74245" w:rsidP="00C74245">
      <w:pPr>
        <w:rPr>
          <w:rFonts w:ascii="Times New Roman" w:hAnsi="Times New Roman" w:cs="Times New Roman"/>
          <w:bCs/>
        </w:rPr>
      </w:pPr>
      <w:r w:rsidRPr="00C74245">
        <w:rPr>
          <w:rFonts w:ascii="Times New Roman" w:hAnsi="Times New Roman" w:cs="Times New Roman"/>
          <w:bCs/>
        </w:rPr>
        <w:t xml:space="preserve">The tornado chart quantifies one-at-a-time sensitivity at 10 GW fleet size across the variable parameters under the inference-dominant </w:t>
      </w:r>
      <w:del w:id="1655" w:author="Chris Dunlap" w:date="2026-05-10T22:56:00Z" w16du:dateUtc="2026-05-11T03:56:00Z">
        <w:r w:rsidRPr="00C74245" w:rsidDel="0060691A">
          <w:rPr>
            <w:rFonts w:ascii="Times New Roman" w:hAnsi="Times New Roman" w:cs="Times New Roman"/>
            <w:bCs/>
          </w:rPr>
          <w:delText>scope</w:delText>
        </w:r>
      </w:del>
      <w:ins w:id="1656" w:author="Chris Dunlap" w:date="2026-05-10T22:56:00Z" w16du:dateUtc="2026-05-11T03:56:00Z">
        <w:r w:rsidR="0060691A">
          <w:rPr>
            <w:rFonts w:ascii="Times New Roman" w:hAnsi="Times New Roman" w:cs="Times New Roman"/>
            <w:bCs/>
          </w:rPr>
          <w:t>scenario</w:t>
        </w:r>
      </w:ins>
      <w:r w:rsidRPr="00C74245">
        <w:rPr>
          <w:rFonts w:ascii="Times New Roman" w:hAnsi="Times New Roman" w:cs="Times New Roman"/>
          <w:bCs/>
        </w:rPr>
        <w:t xml:space="preserve">, sweeping each from its lower to upper bound while holding all others at central values. </w:t>
      </w:r>
      <w:r w:rsidR="00EF2942" w:rsidRPr="00EF2942">
        <w:rPr>
          <w:rFonts w:ascii="Times New Roman" w:hAnsi="Times New Roman" w:cs="Times New Roman"/>
          <w:bCs/>
        </w:rPr>
        <w:t>φ</w:t>
      </w:r>
      <w:del w:id="1657" w:author="Chris Dunlap" w:date="2026-05-10T22:42:00Z" w16du:dateUtc="2026-05-11T03:42:00Z">
        <w:r w:rsidR="00EF2942" w:rsidRPr="00702F1B" w:rsidDel="00702F1B">
          <w:rPr>
            <w:rFonts w:ascii="Times New Roman" w:hAnsi="Times New Roman" w:cs="Times New Roman"/>
            <w:bCs/>
            <w:vertAlign w:val="subscript"/>
            <w:rPrChange w:id="1658" w:author="Chris Dunlap" w:date="2026-05-10T22:42:00Z" w16du:dateUtc="2026-05-11T03:42:00Z">
              <w:rPr>
                <w:rFonts w:ascii="Times New Roman" w:hAnsi="Times New Roman" w:cs="Times New Roman"/>
                <w:bCs/>
              </w:rPr>
            </w:rPrChange>
          </w:rPr>
          <w:delText>_</w:delText>
        </w:r>
      </w:del>
      <w:r w:rsidR="00EF2942" w:rsidRPr="00702F1B">
        <w:rPr>
          <w:rFonts w:ascii="Times New Roman" w:hAnsi="Times New Roman" w:cs="Times New Roman"/>
          <w:bCs/>
          <w:vertAlign w:val="subscript"/>
          <w:rPrChange w:id="1659" w:author="Chris Dunlap" w:date="2026-05-10T22:42:00Z" w16du:dateUtc="2026-05-11T03:42:00Z">
            <w:rPr>
              <w:rFonts w:ascii="Times New Roman" w:hAnsi="Times New Roman" w:cs="Times New Roman"/>
              <w:bCs/>
            </w:rPr>
          </w:rPrChange>
        </w:rPr>
        <w:t>inf</w:t>
      </w:r>
      <w:r w:rsidR="00EF2942" w:rsidRPr="00EF2942">
        <w:rPr>
          <w:rFonts w:ascii="Times New Roman" w:hAnsi="Times New Roman" w:cs="Times New Roman"/>
          <w:bCs/>
        </w:rPr>
        <w:t xml:space="preserve"> is excluded; the two-</w:t>
      </w:r>
      <w:del w:id="1660" w:author="Chris Dunlap" w:date="2026-05-10T22:56:00Z" w16du:dateUtc="2026-05-11T03:56:00Z">
        <w:r w:rsidR="00EF2942" w:rsidRPr="00EF2942" w:rsidDel="0060691A">
          <w:rPr>
            <w:rFonts w:ascii="Times New Roman" w:hAnsi="Times New Roman" w:cs="Times New Roman"/>
            <w:bCs/>
          </w:rPr>
          <w:delText xml:space="preserve">scope </w:delText>
        </w:r>
      </w:del>
      <w:ins w:id="1661" w:author="Chris Dunlap" w:date="2026-05-10T22:56:00Z" w16du:dateUtc="2026-05-11T03:56:00Z">
        <w:r w:rsidR="0060691A">
          <w:rPr>
            <w:rFonts w:ascii="Times New Roman" w:hAnsi="Times New Roman" w:cs="Times New Roman"/>
            <w:bCs/>
          </w:rPr>
          <w:t>scenario</w:t>
        </w:r>
        <w:r w:rsidR="0060691A" w:rsidRPr="00EF2942">
          <w:rPr>
            <w:rFonts w:ascii="Times New Roman" w:hAnsi="Times New Roman" w:cs="Times New Roman"/>
            <w:bCs/>
          </w:rPr>
          <w:t xml:space="preserve"> </w:t>
        </w:r>
      </w:ins>
      <w:r w:rsidR="00EF2942" w:rsidRPr="00EF2942">
        <w:rPr>
          <w:rFonts w:ascii="Times New Roman" w:hAnsi="Times New Roman" w:cs="Times New Roman"/>
          <w:bCs/>
        </w:rPr>
        <w:t>reporting captures its sensitivity.</w:t>
      </w:r>
      <w:r w:rsidRPr="00C74245">
        <w:rPr>
          <w:rFonts w:ascii="Times New Roman" w:hAnsi="Times New Roman" w:cs="Times New Roman"/>
          <w:bCs/>
        </w:rPr>
        <w:t xml:space="preserve"> </w:t>
      </w:r>
      <w:r w:rsidR="00EF2942" w:rsidRPr="00EF2942">
        <w:rPr>
          <w:rFonts w:ascii="Times New Roman" w:hAnsi="Times New Roman" w:cs="Times New Roman"/>
          <w:bCs/>
        </w:rPr>
        <w:t>DEST</w:t>
      </w:r>
      <w:del w:id="1662" w:author="Chris Dunlap" w:date="2026-05-10T22:42:00Z" w16du:dateUtc="2026-05-11T03:42:00Z">
        <w:r w:rsidR="00EF2942" w:rsidRPr="00702F1B" w:rsidDel="00702F1B">
          <w:rPr>
            <w:rFonts w:ascii="Times New Roman" w:hAnsi="Times New Roman" w:cs="Times New Roman"/>
            <w:bCs/>
            <w:vertAlign w:val="subscript"/>
            <w:rPrChange w:id="1663" w:author="Chris Dunlap" w:date="2026-05-10T22:42:00Z" w16du:dateUtc="2026-05-11T03:42:00Z">
              <w:rPr>
                <w:rFonts w:ascii="Times New Roman" w:hAnsi="Times New Roman" w:cs="Times New Roman"/>
                <w:bCs/>
              </w:rPr>
            </w:rPrChange>
          </w:rPr>
          <w:delText>_</w:delText>
        </w:r>
      </w:del>
      <w:r w:rsidR="00EF2942" w:rsidRPr="00702F1B">
        <w:rPr>
          <w:rFonts w:ascii="Times New Roman" w:hAnsi="Times New Roman" w:cs="Times New Roman"/>
          <w:bCs/>
          <w:vertAlign w:val="subscript"/>
          <w:rPrChange w:id="1664" w:author="Chris Dunlap" w:date="2026-05-10T22:42:00Z" w16du:dateUtc="2026-05-11T03:42:00Z">
            <w:rPr>
              <w:rFonts w:ascii="Times New Roman" w:hAnsi="Times New Roman" w:cs="Times New Roman"/>
              <w:bCs/>
            </w:rPr>
          </w:rPrChange>
        </w:rPr>
        <w:t>avail</w:t>
      </w:r>
      <w:r w:rsidR="00EF2942" w:rsidRPr="00EF2942">
        <w:rPr>
          <w:rFonts w:ascii="Times New Roman" w:hAnsi="Times New Roman" w:cs="Times New Roman"/>
          <w:bCs/>
        </w:rPr>
        <w:t xml:space="preserve"> is swept parametrically rather than observed per-hour for direct comparability with other parameters</w:t>
      </w:r>
      <w:r w:rsidRPr="00C74245">
        <w:rPr>
          <w:rFonts w:ascii="Times New Roman" w:hAnsi="Times New Roman" w:cs="Times New Roman"/>
          <w:bCs/>
        </w:rPr>
        <w:t>.</w:t>
      </w:r>
    </w:p>
    <w:p w14:paraId="7E34C17F" w14:textId="77777777" w:rsidR="00C74245" w:rsidRPr="00C74245" w:rsidRDefault="00C74245" w:rsidP="00C74245">
      <w:pPr>
        <w:rPr>
          <w:rFonts w:ascii="Times New Roman" w:hAnsi="Times New Roman" w:cs="Times New Roman"/>
          <w:b/>
          <w:bCs/>
        </w:rPr>
      </w:pPr>
      <w:r w:rsidRPr="00C74245">
        <w:rPr>
          <w:rFonts w:ascii="Times New Roman" w:hAnsi="Times New Roman" w:cs="Times New Roman"/>
          <w:b/>
          <w:bCs/>
        </w:rPr>
        <w:t>System-level calculations</w:t>
      </w:r>
    </w:p>
    <w:p w14:paraId="140A972C" w14:textId="397485C2" w:rsidR="00BE4AEC" w:rsidRPr="00F407A0" w:rsidRDefault="00B140BA" w:rsidP="00A42F23">
      <w:pPr>
        <w:rPr>
          <w:rFonts w:ascii="Times New Roman" w:hAnsi="Times New Roman" w:cs="Times New Roman"/>
          <w:bCs/>
        </w:rPr>
      </w:pPr>
      <w:r w:rsidRPr="00B140BA">
        <w:rPr>
          <w:rFonts w:ascii="Times New Roman" w:hAnsi="Times New Roman" w:cs="Times New Roman"/>
          <w:bCs/>
        </w:rPr>
        <w:t>The 92% ELCC applied to committed MW follows PJM precedent for demand response resources</w:t>
      </w:r>
      <w:r w:rsidR="00B717CE">
        <w:rPr>
          <w:rFonts w:ascii="Times New Roman" w:hAnsi="Times New Roman" w:cs="Times New Roman"/>
          <w:bCs/>
        </w:rPr>
        <w:t>[12]</w:t>
      </w:r>
      <w:r w:rsidRPr="00B140BA">
        <w:rPr>
          <w:rFonts w:ascii="Times New Roman" w:hAnsi="Times New Roman" w:cs="Times New Roman"/>
          <w:bCs/>
        </w:rPr>
        <w:t>. Avoided capacity cost is computed using the levelized CT cost of $180,000/MW-yr from the E3 2025 Resource Adequacy Study for Illinois</w:t>
      </w:r>
      <w:r w:rsidR="00B717CE">
        <w:rPr>
          <w:rFonts w:ascii="Times New Roman" w:hAnsi="Times New Roman" w:cs="Times New Roman"/>
          <w:bCs/>
        </w:rPr>
        <w:t>[1</w:t>
      </w:r>
      <w:r w:rsidR="00A104C3">
        <w:rPr>
          <w:rFonts w:ascii="Times New Roman" w:hAnsi="Times New Roman" w:cs="Times New Roman"/>
          <w:bCs/>
        </w:rPr>
        <w:t>4</w:t>
      </w:r>
      <w:r w:rsidR="00B717CE">
        <w:rPr>
          <w:rFonts w:ascii="Times New Roman" w:hAnsi="Times New Roman" w:cs="Times New Roman"/>
          <w:bCs/>
        </w:rPr>
        <w:t>]</w:t>
      </w:r>
      <w:r w:rsidRPr="00B140BA">
        <w:rPr>
          <w:rFonts w:ascii="Times New Roman" w:hAnsi="Times New Roman" w:cs="Times New Roman"/>
          <w:bCs/>
        </w:rPr>
        <w:t>. Interconnection acceleration NPV is computed using H100 GPU spot rates of $2.20/GPU-hour (Silicon Data GPU Rental Index, January 2026)</w:t>
      </w:r>
      <w:r w:rsidR="00B717CE">
        <w:rPr>
          <w:rFonts w:ascii="Times New Roman" w:hAnsi="Times New Roman" w:cs="Times New Roman"/>
          <w:bCs/>
        </w:rPr>
        <w:t>[</w:t>
      </w:r>
      <w:r w:rsidR="00A104C3">
        <w:rPr>
          <w:rFonts w:ascii="Times New Roman" w:hAnsi="Times New Roman" w:cs="Times New Roman"/>
          <w:bCs/>
        </w:rPr>
        <w:t>30</w:t>
      </w:r>
      <w:r w:rsidR="00B717CE">
        <w:rPr>
          <w:rFonts w:ascii="Times New Roman" w:hAnsi="Times New Roman" w:cs="Times New Roman"/>
          <w:bCs/>
        </w:rPr>
        <w:t>]</w:t>
      </w:r>
      <w:r w:rsidRPr="00B140BA">
        <w:rPr>
          <w:rFonts w:ascii="Times New Roman" w:hAnsi="Times New Roman" w:cs="Times New Roman"/>
          <w:bCs/>
        </w:rPr>
        <w:t>, 603 H100s per MW grid capacity (derived from 10.2 kW × 8 GPUs × 1.3 PUE), 80% utilization, and a 10% weighted average cost of capital. The central case applies a three-year acceleration window; conservative (two-year) and optimistic (four-year) values are reported in Extended Data Table 2</w:t>
      </w:r>
      <w:r w:rsidR="00C74245" w:rsidRPr="00C74245">
        <w:rPr>
          <w:rFonts w:ascii="Times New Roman" w:hAnsi="Times New Roman" w:cs="Times New Roman"/>
          <w:bCs/>
        </w:rPr>
        <w:t>.</w:t>
      </w:r>
    </w:p>
    <w:p w14:paraId="3BCDB6A8" w14:textId="77777777" w:rsidR="0098133A" w:rsidRPr="00C74245" w:rsidRDefault="0098133A" w:rsidP="0098133A">
      <w:pPr>
        <w:rPr>
          <w:rFonts w:ascii="Times New Roman" w:hAnsi="Times New Roman" w:cs="Times New Roman"/>
          <w:bCs/>
          <w:sz w:val="28"/>
          <w:szCs w:val="28"/>
        </w:rPr>
      </w:pPr>
      <w:r w:rsidRPr="00C74245">
        <w:rPr>
          <w:rFonts w:ascii="Times New Roman" w:hAnsi="Times New Roman" w:cs="Times New Roman"/>
          <w:b/>
          <w:bCs/>
          <w:sz w:val="28"/>
          <w:szCs w:val="28"/>
        </w:rPr>
        <w:t>Data and Code Availability</w:t>
      </w:r>
    </w:p>
    <w:p w14:paraId="5CFA752F" w14:textId="680B5BD6" w:rsidR="00F30CDA" w:rsidRPr="00C74245" w:rsidRDefault="00F30CDA" w:rsidP="00FB45F0">
      <w:pPr>
        <w:rPr>
          <w:rFonts w:ascii="Times New Roman" w:hAnsi="Times New Roman" w:cs="Times New Roman"/>
          <w:bCs/>
        </w:rPr>
      </w:pPr>
      <w:r w:rsidRPr="00C74245">
        <w:rPr>
          <w:rFonts w:ascii="Times New Roman" w:hAnsi="Times New Roman" w:cs="Times New Roman"/>
          <w:bCs/>
        </w:rPr>
        <w:t>Day-ahead locational marginal pricing data are publicly available from the respective RTO market portals: PJM Data Miner 2 (https://dataminer2.pjm.com), ERCOT Market Information System (https://www.ercot.com/mp/data-products), CAISO OASIS (http://oasis.caiso.com), MISO Market Reports (https://www.misoenergy.org/markets-and-operations/real-time--market-data), and NYISO Custom Reports (https://www.nyiso.com/custom-reports). The Microsoft Azure LLM Inference Dataset 2024 (DynamoLLM traces) is publicly available at https://github.com/Azure/AzurePublicDataset under AzureLLMInferenceDataset2024. The BurstGPT dataset is publicly available at https://github.com/HPMLL/BurstGPT. Data center location data are from the U.S. Department of Energy / National Renewable Energy Laboratory Accelerating Speed to Power Data Viewer (</w:t>
      </w:r>
      <w:r w:rsidR="00170FFE" w:rsidRPr="00C74245">
        <w:rPr>
          <w:rFonts w:ascii="Times New Roman" w:hAnsi="Times New Roman" w:cs="Times New Roman"/>
          <w:bCs/>
        </w:rPr>
        <w:t>https://maps.nrel.gov/speed-to-power</w:t>
      </w:r>
      <w:r w:rsidRPr="00C74245">
        <w:rPr>
          <w:rFonts w:ascii="Times New Roman" w:hAnsi="Times New Roman" w:cs="Times New Roman"/>
          <w:bCs/>
        </w:rPr>
        <w:t>)</w:t>
      </w:r>
      <w:r w:rsidR="00A104C3">
        <w:rPr>
          <w:rFonts w:ascii="Times New Roman" w:hAnsi="Times New Roman" w:cs="Times New Roman"/>
          <w:bCs/>
        </w:rPr>
        <w:t>[13]</w:t>
      </w:r>
      <w:r w:rsidR="00170FFE" w:rsidRPr="00C74245">
        <w:rPr>
          <w:rFonts w:ascii="Times New Roman" w:hAnsi="Times New Roman" w:cs="Times New Roman"/>
          <w:bCs/>
        </w:rPr>
        <w:t>, accessed via its public backend API</w:t>
      </w:r>
      <w:r w:rsidRPr="00C74245">
        <w:rPr>
          <w:rFonts w:ascii="Times New Roman" w:hAnsi="Times New Roman" w:cs="Times New Roman"/>
          <w:bCs/>
        </w:rPr>
        <w:t>. Analysis code and processed datasets are available at https://github.com/ctdunlap32/data-center-flexibility-resource-adequacy.</w:t>
      </w:r>
    </w:p>
    <w:p w14:paraId="1E0AC5B8" w14:textId="6C5D93C2" w:rsidR="00FB45F0" w:rsidRPr="00C74245" w:rsidRDefault="00FB45F0" w:rsidP="00FB45F0">
      <w:pPr>
        <w:rPr>
          <w:rFonts w:ascii="Times New Roman" w:hAnsi="Times New Roman" w:cs="Times New Roman"/>
          <w:bCs/>
          <w:sz w:val="28"/>
          <w:szCs w:val="28"/>
        </w:rPr>
      </w:pPr>
      <w:r w:rsidRPr="00C74245">
        <w:rPr>
          <w:rFonts w:ascii="Times New Roman" w:hAnsi="Times New Roman" w:cs="Times New Roman"/>
          <w:b/>
          <w:bCs/>
          <w:sz w:val="28"/>
          <w:szCs w:val="28"/>
        </w:rPr>
        <w:t>Acknowledgments</w:t>
      </w:r>
    </w:p>
    <w:p w14:paraId="26D928A5" w14:textId="004A42DC" w:rsidR="001C53D0" w:rsidRDefault="00FF6FF9" w:rsidP="0059191C">
      <w:pPr>
        <w:rPr>
          <w:rFonts w:ascii="Times New Roman" w:hAnsi="Times New Roman" w:cs="Times New Roman"/>
          <w:bCs/>
        </w:rPr>
      </w:pPr>
      <w:r w:rsidRPr="00C74245">
        <w:rPr>
          <w:rFonts w:ascii="Times New Roman" w:hAnsi="Times New Roman" w:cs="Times New Roman"/>
          <w:bCs/>
        </w:rPr>
        <w:t>The author thanks Robert Rosner for advisory support. This research was supported by the Bartlett Fellowship at</w:t>
      </w:r>
      <w:r w:rsidR="00C85773" w:rsidRPr="00C74245">
        <w:rPr>
          <w:rFonts w:ascii="Times New Roman" w:hAnsi="Times New Roman" w:cs="Times New Roman"/>
          <w:bCs/>
        </w:rPr>
        <w:t xml:space="preserve"> the Energy Policy Institute at Chicago</w:t>
      </w:r>
      <w:r w:rsidRPr="00C74245">
        <w:rPr>
          <w:rFonts w:ascii="Times New Roman" w:hAnsi="Times New Roman" w:cs="Times New Roman"/>
          <w:bCs/>
        </w:rPr>
        <w:t xml:space="preserve"> </w:t>
      </w:r>
      <w:r w:rsidR="00C85773" w:rsidRPr="00C74245">
        <w:rPr>
          <w:rFonts w:ascii="Times New Roman" w:hAnsi="Times New Roman" w:cs="Times New Roman"/>
          <w:bCs/>
        </w:rPr>
        <w:t>(</w:t>
      </w:r>
      <w:r w:rsidRPr="00C74245">
        <w:rPr>
          <w:rFonts w:ascii="Times New Roman" w:hAnsi="Times New Roman" w:cs="Times New Roman"/>
          <w:bCs/>
        </w:rPr>
        <w:t>EPIC</w:t>
      </w:r>
      <w:r w:rsidR="00C85773" w:rsidRPr="00C74245">
        <w:rPr>
          <w:rFonts w:ascii="Times New Roman" w:hAnsi="Times New Roman" w:cs="Times New Roman"/>
          <w:bCs/>
        </w:rPr>
        <w:t>)</w:t>
      </w:r>
      <w:r w:rsidRPr="00C74245">
        <w:rPr>
          <w:rFonts w:ascii="Times New Roman" w:hAnsi="Times New Roman" w:cs="Times New Roman"/>
          <w:bCs/>
        </w:rPr>
        <w:t xml:space="preserve">. The author used Anthropic's Claude for assistance with structural organization, literature search, computational code </w:t>
      </w:r>
      <w:r w:rsidRPr="00C74245">
        <w:rPr>
          <w:rFonts w:ascii="Times New Roman" w:hAnsi="Times New Roman" w:cs="Times New Roman"/>
          <w:bCs/>
        </w:rPr>
        <w:lastRenderedPageBreak/>
        <w:t xml:space="preserve">development, and prose drafting. </w:t>
      </w:r>
      <w:r w:rsidR="00C85773" w:rsidRPr="00C74245">
        <w:rPr>
          <w:rFonts w:ascii="Times New Roman" w:hAnsi="Times New Roman" w:cs="Times New Roman"/>
          <w:bCs/>
        </w:rPr>
        <w:t>All analytical design, empirical methodology, results, interpretation, and final editorial decisions are the author’s own</w:t>
      </w:r>
      <w:r w:rsidRPr="00C74245">
        <w:rPr>
          <w:rFonts w:ascii="Times New Roman" w:hAnsi="Times New Roman" w:cs="Times New Roman"/>
          <w:bCs/>
        </w:rPr>
        <w:t>.</w:t>
      </w:r>
    </w:p>
    <w:p w14:paraId="0A6B3645" w14:textId="77777777" w:rsidR="001E1732" w:rsidRPr="001E1732" w:rsidRDefault="001E1732" w:rsidP="0059191C">
      <w:pPr>
        <w:rPr>
          <w:rFonts w:ascii="Times New Roman" w:hAnsi="Times New Roman" w:cs="Times New Roman"/>
          <w:bCs/>
        </w:rPr>
      </w:pPr>
    </w:p>
    <w:p w14:paraId="0C04142D" w14:textId="14D0BC6C" w:rsidR="0059191C" w:rsidRPr="001C53D0" w:rsidRDefault="00C85773" w:rsidP="0059191C">
      <w:pPr>
        <w:rPr>
          <w:rFonts w:ascii="Times New Roman" w:hAnsi="Times New Roman" w:cs="Times New Roman"/>
          <w:bCs/>
          <w:sz w:val="28"/>
          <w:szCs w:val="28"/>
        </w:rPr>
      </w:pPr>
      <w:r w:rsidRPr="001C53D0">
        <w:rPr>
          <w:rFonts w:ascii="Times New Roman" w:hAnsi="Times New Roman" w:cs="Times New Roman"/>
          <w:b/>
          <w:bCs/>
          <w:sz w:val="28"/>
          <w:szCs w:val="28"/>
        </w:rPr>
        <w:t>R</w:t>
      </w:r>
      <w:r w:rsidR="0059191C" w:rsidRPr="001C53D0">
        <w:rPr>
          <w:rFonts w:ascii="Times New Roman" w:hAnsi="Times New Roman" w:cs="Times New Roman"/>
          <w:b/>
          <w:bCs/>
          <w:sz w:val="28"/>
          <w:szCs w:val="28"/>
        </w:rPr>
        <w:t>eferences</w:t>
      </w:r>
    </w:p>
    <w:p w14:paraId="49D48F83" w14:textId="55D7469B" w:rsidR="001C53D0" w:rsidRPr="001C53D0" w:rsidRDefault="001C53D0" w:rsidP="001C53D0">
      <w:pPr>
        <w:rPr>
          <w:rFonts w:ascii="Times New Roman" w:hAnsi="Times New Roman" w:cs="Times New Roman"/>
          <w:bCs/>
        </w:rPr>
      </w:pPr>
      <w:r>
        <w:rPr>
          <w:rFonts w:ascii="Times New Roman" w:hAnsi="Times New Roman" w:cs="Times New Roman"/>
          <w:bCs/>
        </w:rPr>
        <w:t>[1]</w:t>
      </w:r>
      <w:r w:rsidRPr="001C53D0">
        <w:rPr>
          <w:rFonts w:ascii="Times New Roman" w:hAnsi="Times New Roman" w:cs="Times New Roman"/>
          <w:bCs/>
        </w:rPr>
        <w:t xml:space="preserve"> PJM Interconnection, 2027/2028 Base Residual Auction Report (Valley Forge, PA: PJM Interconnection, December 17, 2025).</w:t>
      </w:r>
    </w:p>
    <w:p w14:paraId="7A927D69" w14:textId="0E1A9FBE" w:rsidR="001C53D0" w:rsidRPr="001C53D0" w:rsidRDefault="001C53D0" w:rsidP="001C53D0">
      <w:pPr>
        <w:rPr>
          <w:rFonts w:ascii="Times New Roman" w:hAnsi="Times New Roman" w:cs="Times New Roman"/>
          <w:bCs/>
        </w:rPr>
      </w:pPr>
      <w:r>
        <w:rPr>
          <w:rFonts w:ascii="Times New Roman" w:hAnsi="Times New Roman" w:cs="Times New Roman"/>
          <w:bCs/>
        </w:rPr>
        <w:t xml:space="preserve">[2] </w:t>
      </w:r>
      <w:r w:rsidRPr="001C53D0">
        <w:rPr>
          <w:rFonts w:ascii="Times New Roman" w:hAnsi="Times New Roman" w:cs="Times New Roman"/>
          <w:bCs/>
        </w:rPr>
        <w:t>PJM Interconnection, 2026 Long-Term Load Forecast Report (Valley Forge, PA: PJM Interconnection, January 14, 2026), Tables B-9 and B-9b.</w:t>
      </w:r>
    </w:p>
    <w:p w14:paraId="60E229C4" w14:textId="771C236F" w:rsidR="001C53D0" w:rsidRPr="001C53D0" w:rsidRDefault="001C53D0" w:rsidP="001C53D0">
      <w:pPr>
        <w:rPr>
          <w:rFonts w:ascii="Times New Roman" w:hAnsi="Times New Roman" w:cs="Times New Roman"/>
          <w:bCs/>
        </w:rPr>
      </w:pPr>
      <w:r>
        <w:rPr>
          <w:rFonts w:ascii="Times New Roman" w:hAnsi="Times New Roman" w:cs="Times New Roman"/>
          <w:bCs/>
        </w:rPr>
        <w:t>[3]</w:t>
      </w:r>
      <w:r w:rsidRPr="001C53D0">
        <w:rPr>
          <w:rFonts w:ascii="Times New Roman" w:hAnsi="Times New Roman" w:cs="Times New Roman"/>
          <w:bCs/>
        </w:rPr>
        <w:t xml:space="preserve"> Lawrence Berkeley National Laboratory, Queued Up: 2025 Edition, Characteristics of Power Plants Seeking Transmission Interconnection As of the End of 2024. (Berkeley, CA: LBNL, 2025).</w:t>
      </w:r>
    </w:p>
    <w:p w14:paraId="5F693186" w14:textId="695B8577" w:rsidR="001C53D0" w:rsidRPr="001C53D0" w:rsidRDefault="001C53D0" w:rsidP="001C53D0">
      <w:pPr>
        <w:rPr>
          <w:rFonts w:ascii="Times New Roman" w:hAnsi="Times New Roman" w:cs="Times New Roman"/>
          <w:bCs/>
        </w:rPr>
      </w:pPr>
      <w:r>
        <w:rPr>
          <w:rFonts w:ascii="Times New Roman" w:hAnsi="Times New Roman" w:cs="Times New Roman"/>
          <w:bCs/>
        </w:rPr>
        <w:t xml:space="preserve">[4] </w:t>
      </w:r>
      <w:r w:rsidRPr="001C53D0">
        <w:rPr>
          <w:rFonts w:ascii="Times New Roman" w:hAnsi="Times New Roman" w:cs="Times New Roman"/>
          <w:bCs/>
        </w:rPr>
        <w:t>International Energy Agency. Energy and AI. World Energy Outlook Special Report (2025).</w:t>
      </w:r>
    </w:p>
    <w:p w14:paraId="619DBC0B" w14:textId="0C6930A2" w:rsidR="001C53D0" w:rsidRPr="001C53D0" w:rsidRDefault="001C53D0" w:rsidP="001C53D0">
      <w:pPr>
        <w:rPr>
          <w:rFonts w:ascii="Times New Roman" w:hAnsi="Times New Roman" w:cs="Times New Roman"/>
          <w:bCs/>
        </w:rPr>
      </w:pPr>
      <w:r>
        <w:rPr>
          <w:rFonts w:ascii="Times New Roman" w:hAnsi="Times New Roman" w:cs="Times New Roman"/>
          <w:bCs/>
        </w:rPr>
        <w:t>[5]</w:t>
      </w:r>
      <w:r w:rsidRPr="001C53D0">
        <w:rPr>
          <w:rFonts w:ascii="Times New Roman" w:hAnsi="Times New Roman" w:cs="Times New Roman"/>
          <w:bCs/>
        </w:rPr>
        <w:t xml:space="preserve"> Zhang, C., et al. Flex: High-availability datacenters with zero reserved power. ISCA (2021).</w:t>
      </w:r>
    </w:p>
    <w:p w14:paraId="7B43CE14" w14:textId="23F51667" w:rsidR="001C53D0" w:rsidRPr="001C53D0" w:rsidRDefault="001C53D0" w:rsidP="001C53D0">
      <w:pPr>
        <w:rPr>
          <w:rFonts w:ascii="Times New Roman" w:hAnsi="Times New Roman" w:cs="Times New Roman"/>
          <w:bCs/>
        </w:rPr>
      </w:pPr>
      <w:r>
        <w:rPr>
          <w:rFonts w:ascii="Times New Roman" w:hAnsi="Times New Roman" w:cs="Times New Roman"/>
          <w:bCs/>
        </w:rPr>
        <w:t>[6]</w:t>
      </w:r>
      <w:r w:rsidRPr="001C53D0">
        <w:rPr>
          <w:rFonts w:ascii="Times New Roman" w:hAnsi="Times New Roman" w:cs="Times New Roman"/>
          <w:bCs/>
        </w:rPr>
        <w:t xml:space="preserve"> Stojkovic, J., Zhang, C., Goiri, Í., Torrellas, J., &amp; Choukse, E. DynamoLLM: Designing LLM Inference Clusters for Performance and Energy Efficiency. Proc. HPCA 2025, pp. 1348–1362</w:t>
      </w:r>
    </w:p>
    <w:p w14:paraId="7345DE88" w14:textId="56CFEF0B" w:rsidR="001C53D0" w:rsidRPr="001C53D0" w:rsidRDefault="001C53D0" w:rsidP="001C53D0">
      <w:pPr>
        <w:rPr>
          <w:rFonts w:ascii="Times New Roman" w:hAnsi="Times New Roman" w:cs="Times New Roman"/>
          <w:bCs/>
        </w:rPr>
      </w:pPr>
      <w:r>
        <w:rPr>
          <w:rFonts w:ascii="Times New Roman" w:hAnsi="Times New Roman" w:cs="Times New Roman"/>
          <w:bCs/>
        </w:rPr>
        <w:t xml:space="preserve">[7] </w:t>
      </w:r>
      <w:r w:rsidRPr="001C53D0">
        <w:rPr>
          <w:rFonts w:ascii="Times New Roman" w:hAnsi="Times New Roman" w:cs="Times New Roman"/>
          <w:bCs/>
        </w:rPr>
        <w:t>Li, L., et al. Thunderbolt: Throughput-optimized, quality-of-service-aware power capping at scale. OSDI (2020)</w:t>
      </w:r>
    </w:p>
    <w:p w14:paraId="39A368A6" w14:textId="7E135DAA" w:rsidR="00A36ECE" w:rsidRDefault="00A36ECE" w:rsidP="001C53D0">
      <w:pPr>
        <w:rPr>
          <w:rFonts w:ascii="Times New Roman" w:hAnsi="Times New Roman" w:cs="Times New Roman"/>
          <w:bCs/>
        </w:rPr>
      </w:pPr>
      <w:r>
        <w:rPr>
          <w:rFonts w:ascii="Times New Roman" w:hAnsi="Times New Roman" w:cs="Times New Roman"/>
          <w:bCs/>
        </w:rPr>
        <w:t xml:space="preserve">[8] </w:t>
      </w:r>
      <w:r w:rsidRPr="001C53D0">
        <w:rPr>
          <w:rFonts w:ascii="Times New Roman" w:hAnsi="Times New Roman" w:cs="Times New Roman"/>
          <w:bCs/>
        </w:rPr>
        <w:t>Colangelo, P., Coskun, A. K., Megrue, J., Roberts, C., Sengupta, S., Sivaram, V., Tiao, E., Vijaykar, A., Williams, C., Wilson, D. C., Records, B., MacFarland, Z., Dreiling, D., Morey, N., Ratnayake, A., &amp; Vairamohan, B. AI data centres as grid-interactive assets. Nature Energy 11, 254–261 (2026). https://doi.org/10.1038/s41560-025-01927-1.</w:t>
      </w:r>
    </w:p>
    <w:p w14:paraId="043777CF" w14:textId="42A352D7" w:rsidR="00A36ECE" w:rsidRDefault="001C53D0" w:rsidP="001C53D0">
      <w:pPr>
        <w:rPr>
          <w:rFonts w:ascii="Times New Roman" w:hAnsi="Times New Roman" w:cs="Times New Roman"/>
          <w:bCs/>
        </w:rPr>
      </w:pPr>
      <w:r>
        <w:rPr>
          <w:rFonts w:ascii="Times New Roman" w:hAnsi="Times New Roman" w:cs="Times New Roman"/>
          <w:bCs/>
        </w:rPr>
        <w:t>[</w:t>
      </w:r>
      <w:r w:rsidR="00A36ECE">
        <w:rPr>
          <w:rFonts w:ascii="Times New Roman" w:hAnsi="Times New Roman" w:cs="Times New Roman"/>
          <w:bCs/>
        </w:rPr>
        <w:t>9</w:t>
      </w:r>
      <w:r>
        <w:rPr>
          <w:rFonts w:ascii="Times New Roman" w:hAnsi="Times New Roman" w:cs="Times New Roman"/>
          <w:bCs/>
        </w:rPr>
        <w:t>]</w:t>
      </w:r>
      <w:r w:rsidRPr="001C53D0">
        <w:rPr>
          <w:rFonts w:ascii="Times New Roman" w:hAnsi="Times New Roman" w:cs="Times New Roman"/>
          <w:bCs/>
        </w:rPr>
        <w:t xml:space="preserve"> </w:t>
      </w:r>
      <w:r w:rsidR="00A36ECE" w:rsidRPr="001C53D0">
        <w:rPr>
          <w:rFonts w:ascii="Times New Roman" w:hAnsi="Times New Roman" w:cs="Times New Roman"/>
          <w:bCs/>
        </w:rPr>
        <w:t>M Arora, C., Sorel, M., Sachdeva, P., Bhan, A., He, J., Shaw, N., Garg, R., &amp; Ravishankar, S. The next big shifts in AI workloads and hyperscaler strategies. McKinsey &amp; Company, Technology, Media &amp; Telecommunications Practice (December 2025).</w:t>
      </w:r>
    </w:p>
    <w:p w14:paraId="027D1DB1" w14:textId="6AFF9C19" w:rsidR="00A36ECE" w:rsidRDefault="00A36ECE" w:rsidP="001C53D0">
      <w:pPr>
        <w:rPr>
          <w:rFonts w:ascii="Times New Roman" w:hAnsi="Times New Roman" w:cs="Times New Roman"/>
          <w:bCs/>
        </w:rPr>
      </w:pPr>
      <w:r>
        <w:rPr>
          <w:rFonts w:ascii="Times New Roman" w:hAnsi="Times New Roman" w:cs="Times New Roman"/>
          <w:bCs/>
        </w:rPr>
        <w:t xml:space="preserve">[10] </w:t>
      </w:r>
      <w:r w:rsidRPr="001C53D0">
        <w:rPr>
          <w:rFonts w:ascii="Times New Roman" w:hAnsi="Times New Roman" w:cs="Times New Roman"/>
          <w:bCs/>
        </w:rPr>
        <w:t>Zhou, X., et al. AI-Focused HPC Data Centers Can Provide More Power Grid Flexibility and at Lower Cost. arXiv:2410.17435 (2024).</w:t>
      </w:r>
    </w:p>
    <w:p w14:paraId="2A1222B8" w14:textId="73549A59" w:rsidR="001C53D0" w:rsidRPr="001C53D0" w:rsidRDefault="001C53D0" w:rsidP="001C53D0">
      <w:pPr>
        <w:rPr>
          <w:rFonts w:ascii="Times New Roman" w:hAnsi="Times New Roman" w:cs="Times New Roman"/>
          <w:bCs/>
        </w:rPr>
      </w:pPr>
      <w:r>
        <w:rPr>
          <w:rFonts w:ascii="Times New Roman" w:hAnsi="Times New Roman" w:cs="Times New Roman"/>
          <w:bCs/>
        </w:rPr>
        <w:t>[</w:t>
      </w:r>
      <w:r w:rsidR="00A36ECE">
        <w:rPr>
          <w:rFonts w:ascii="Times New Roman" w:hAnsi="Times New Roman" w:cs="Times New Roman"/>
          <w:bCs/>
        </w:rPr>
        <w:t>11</w:t>
      </w:r>
      <w:r>
        <w:rPr>
          <w:rFonts w:ascii="Times New Roman" w:hAnsi="Times New Roman" w:cs="Times New Roman"/>
          <w:bCs/>
        </w:rPr>
        <w:t>]</w:t>
      </w:r>
      <w:r w:rsidRPr="001C53D0">
        <w:rPr>
          <w:rFonts w:ascii="Times New Roman" w:hAnsi="Times New Roman" w:cs="Times New Roman"/>
          <w:bCs/>
        </w:rPr>
        <w:t xml:space="preserve"> U.S. Department of Energy / National Renewable Energy Laboratory. "Data Center Demand Capacity by County." Accelerating Speed to Power Data Viewer. maps.nrel.gov/speed-to-power (accessed December 2025)</w:t>
      </w:r>
    </w:p>
    <w:p w14:paraId="14CAB899" w14:textId="4556445D" w:rsidR="001C53D0" w:rsidRPr="001C53D0" w:rsidRDefault="001C53D0" w:rsidP="001C53D0">
      <w:pPr>
        <w:rPr>
          <w:rFonts w:ascii="Times New Roman" w:hAnsi="Times New Roman" w:cs="Times New Roman"/>
          <w:bCs/>
        </w:rPr>
      </w:pPr>
      <w:r>
        <w:rPr>
          <w:rFonts w:ascii="Times New Roman" w:hAnsi="Times New Roman" w:cs="Times New Roman"/>
          <w:bCs/>
        </w:rPr>
        <w:t>[1</w:t>
      </w:r>
      <w:r w:rsidR="00A36ECE">
        <w:rPr>
          <w:rFonts w:ascii="Times New Roman" w:hAnsi="Times New Roman" w:cs="Times New Roman"/>
          <w:bCs/>
        </w:rPr>
        <w:t>2</w:t>
      </w:r>
      <w:r>
        <w:rPr>
          <w:rFonts w:ascii="Times New Roman" w:hAnsi="Times New Roman" w:cs="Times New Roman"/>
          <w:bCs/>
        </w:rPr>
        <w:t>]</w:t>
      </w:r>
      <w:r w:rsidRPr="001C53D0">
        <w:rPr>
          <w:rFonts w:ascii="Times New Roman" w:hAnsi="Times New Roman" w:cs="Times New Roman"/>
          <w:bCs/>
        </w:rPr>
        <w:t xml:space="preserve"> PJM Interconnection. PJM Manual 13: Emergency Operations. Rev. 97, effective November 20, 2025.</w:t>
      </w:r>
    </w:p>
    <w:p w14:paraId="205E2C55" w14:textId="01CBA98C" w:rsidR="00D87871" w:rsidRDefault="001C53D0" w:rsidP="001C53D0">
      <w:pPr>
        <w:rPr>
          <w:rFonts w:ascii="Times New Roman" w:hAnsi="Times New Roman" w:cs="Times New Roman"/>
          <w:bCs/>
        </w:rPr>
      </w:pPr>
      <w:r>
        <w:rPr>
          <w:rFonts w:ascii="Times New Roman" w:hAnsi="Times New Roman" w:cs="Times New Roman"/>
          <w:bCs/>
        </w:rPr>
        <w:lastRenderedPageBreak/>
        <w:t>[1</w:t>
      </w:r>
      <w:r w:rsidR="00E34A7A">
        <w:rPr>
          <w:rFonts w:ascii="Times New Roman" w:hAnsi="Times New Roman" w:cs="Times New Roman"/>
          <w:bCs/>
        </w:rPr>
        <w:t>3</w:t>
      </w:r>
      <w:r>
        <w:rPr>
          <w:rFonts w:ascii="Times New Roman" w:hAnsi="Times New Roman" w:cs="Times New Roman"/>
          <w:bCs/>
        </w:rPr>
        <w:t>]</w:t>
      </w:r>
      <w:r w:rsidR="00D87871">
        <w:rPr>
          <w:rFonts w:ascii="Times New Roman" w:hAnsi="Times New Roman" w:cs="Times New Roman"/>
          <w:bCs/>
        </w:rPr>
        <w:t xml:space="preserve"> </w:t>
      </w:r>
      <w:r w:rsidR="00D87871" w:rsidRPr="00481538">
        <w:rPr>
          <w:rFonts w:ascii="Times New Roman" w:hAnsi="Times New Roman" w:cs="Times New Roman"/>
          <w:bCs/>
        </w:rPr>
        <w:t>U.S. Department of Energy / National Renewable Energy Laboratory. "Data Center Demand Capacity by County." Accelerating Speed to Power Data Viewer. maps.nrel.gov/speed-to-power (accessed December 2025)</w:t>
      </w:r>
    </w:p>
    <w:p w14:paraId="1762BEB2" w14:textId="0D4B28D7" w:rsidR="00552814" w:rsidRDefault="00D87871" w:rsidP="001C53D0">
      <w:pPr>
        <w:rPr>
          <w:rFonts w:ascii="Times New Roman" w:hAnsi="Times New Roman" w:cs="Times New Roman"/>
          <w:bCs/>
        </w:rPr>
      </w:pPr>
      <w:r>
        <w:rPr>
          <w:rFonts w:ascii="Times New Roman" w:hAnsi="Times New Roman" w:cs="Times New Roman"/>
          <w:bCs/>
        </w:rPr>
        <w:t>[14]</w:t>
      </w:r>
      <w:r w:rsidR="001C53D0" w:rsidRPr="001C53D0">
        <w:rPr>
          <w:rFonts w:ascii="Times New Roman" w:hAnsi="Times New Roman" w:cs="Times New Roman"/>
          <w:bCs/>
        </w:rPr>
        <w:t xml:space="preserve"> E3 (Energy and Environmental Economics). 2025 Resource Adequacy Study for Illinois (2025).</w:t>
      </w:r>
    </w:p>
    <w:p w14:paraId="1C512356" w14:textId="77777777" w:rsidR="00766339" w:rsidRDefault="00766339" w:rsidP="001C53D0">
      <w:pPr>
        <w:rPr>
          <w:rFonts w:ascii="Times New Roman" w:hAnsi="Times New Roman" w:cs="Times New Roman"/>
          <w:bCs/>
        </w:rPr>
      </w:pPr>
    </w:p>
    <w:p w14:paraId="2AC4FA1D" w14:textId="417C1240" w:rsidR="00766339" w:rsidRDefault="00766339" w:rsidP="001C53D0">
      <w:pPr>
        <w:rPr>
          <w:rFonts w:ascii="Times New Roman" w:hAnsi="Times New Roman" w:cs="Times New Roman"/>
          <w:bCs/>
        </w:rPr>
      </w:pPr>
      <w:r>
        <w:rPr>
          <w:rFonts w:ascii="Times New Roman" w:hAnsi="Times New Roman" w:cs="Times New Roman"/>
          <w:bCs/>
        </w:rPr>
        <w:t xml:space="preserve">[15] </w:t>
      </w:r>
      <w:r w:rsidRPr="00900941">
        <w:rPr>
          <w:rFonts w:ascii="Times New Roman" w:hAnsi="Times New Roman" w:cs="Times New Roman"/>
          <w:bCs/>
        </w:rPr>
        <w:t xml:space="preserve">Knittel, C. R., Senga, J. R. L., &amp; Wang, S. Flexible Data Centers and the Grid: Lower Costs, Higher Emissions? </w:t>
      </w:r>
      <w:r w:rsidRPr="00900941">
        <w:rPr>
          <w:rFonts w:ascii="Times New Roman" w:hAnsi="Times New Roman" w:cs="Times New Roman"/>
          <w:bCs/>
          <w:i/>
          <w:iCs/>
        </w:rPr>
        <w:t>NBER Working Paper No. 34065</w:t>
      </w:r>
      <w:r w:rsidRPr="00900941">
        <w:rPr>
          <w:rFonts w:ascii="Times New Roman" w:hAnsi="Times New Roman" w:cs="Times New Roman"/>
          <w:bCs/>
        </w:rPr>
        <w:t>, National Bureau of Economic Research, July 2025. http://www.nber.org/papers/w34065.</w:t>
      </w:r>
    </w:p>
    <w:p w14:paraId="67E7E4B1" w14:textId="6039F6FC" w:rsidR="00E34A7A" w:rsidRDefault="00E34A7A" w:rsidP="001C53D0">
      <w:pPr>
        <w:rPr>
          <w:rFonts w:ascii="Times New Roman" w:hAnsi="Times New Roman" w:cs="Times New Roman"/>
          <w:bCs/>
        </w:rPr>
      </w:pPr>
      <w:r>
        <w:rPr>
          <w:rFonts w:ascii="Times New Roman" w:hAnsi="Times New Roman" w:cs="Times New Roman"/>
          <w:bCs/>
        </w:rPr>
        <w:t>[1</w:t>
      </w:r>
      <w:r w:rsidR="00766339">
        <w:rPr>
          <w:rFonts w:ascii="Times New Roman" w:hAnsi="Times New Roman" w:cs="Times New Roman"/>
          <w:bCs/>
        </w:rPr>
        <w:t>6</w:t>
      </w:r>
      <w:r>
        <w:rPr>
          <w:rFonts w:ascii="Times New Roman" w:hAnsi="Times New Roman" w:cs="Times New Roman"/>
          <w:bCs/>
        </w:rPr>
        <w:t xml:space="preserve">] </w:t>
      </w:r>
      <w:r w:rsidRPr="00633130">
        <w:rPr>
          <w:rFonts w:ascii="Times New Roman" w:hAnsi="Times New Roman" w:cs="Times New Roman"/>
        </w:rPr>
        <w:t xml:space="preserve">Terrell, M. How we're making data centers more flexible to benefit power grids. </w:t>
      </w:r>
      <w:r w:rsidRPr="00633130">
        <w:rPr>
          <w:rFonts w:ascii="Times New Roman" w:hAnsi="Times New Roman" w:cs="Times New Roman"/>
          <w:i/>
          <w:iCs/>
        </w:rPr>
        <w:t>The Keyword</w:t>
      </w:r>
      <w:r w:rsidRPr="00633130">
        <w:rPr>
          <w:rFonts w:ascii="Times New Roman" w:hAnsi="Times New Roman" w:cs="Times New Roman"/>
        </w:rPr>
        <w:t xml:space="preserve"> (Google) </w:t>
      </w:r>
      <w:hyperlink r:id="rId14" w:history="1">
        <w:r w:rsidRPr="00633130">
          <w:rPr>
            <w:rStyle w:val="Hyperlink"/>
            <w:rFonts w:ascii="Times New Roman" w:hAnsi="Times New Roman" w:cs="Times New Roman"/>
            <w:color w:val="auto"/>
            <w:u w:val="none"/>
          </w:rPr>
          <w:t>https://blog.google/innovation-and-ai/infrastructure-and-cloud/global-network/how-were-making-data-centers-more-flexible-to-benefit-power-grids/</w:t>
        </w:r>
      </w:hyperlink>
      <w:r w:rsidRPr="00633130">
        <w:rPr>
          <w:rFonts w:ascii="Times New Roman" w:hAnsi="Times New Roman" w:cs="Times New Roman"/>
        </w:rPr>
        <w:t xml:space="preserve"> (4 August 2025).</w:t>
      </w:r>
    </w:p>
    <w:p w14:paraId="4531F35D" w14:textId="3AD0BA96" w:rsidR="00A36ECE" w:rsidRPr="001C53D0" w:rsidRDefault="00DC42BA" w:rsidP="00A36ECE">
      <w:pPr>
        <w:rPr>
          <w:rFonts w:ascii="Times New Roman" w:hAnsi="Times New Roman" w:cs="Times New Roman"/>
          <w:bCs/>
        </w:rPr>
      </w:pPr>
      <w:r>
        <w:rPr>
          <w:rFonts w:ascii="Times New Roman" w:hAnsi="Times New Roman" w:cs="Times New Roman"/>
          <w:bCs/>
        </w:rPr>
        <w:t>[1</w:t>
      </w:r>
      <w:r w:rsidR="00766339">
        <w:rPr>
          <w:rFonts w:ascii="Times New Roman" w:hAnsi="Times New Roman" w:cs="Times New Roman"/>
          <w:bCs/>
        </w:rPr>
        <w:t>7</w:t>
      </w:r>
      <w:r>
        <w:rPr>
          <w:rFonts w:ascii="Times New Roman" w:hAnsi="Times New Roman" w:cs="Times New Roman"/>
          <w:bCs/>
        </w:rPr>
        <w:t xml:space="preserve">] </w:t>
      </w:r>
      <w:r w:rsidR="00A36ECE" w:rsidRPr="001C53D0">
        <w:rPr>
          <w:rFonts w:ascii="Times New Roman" w:hAnsi="Times New Roman" w:cs="Times New Roman"/>
          <w:bCs/>
        </w:rPr>
        <w:t>Patel, P., Choukse, E., Zhang, C., Goiri, Í., Warrier, S., Mahalingam, N., &amp; Bianchini, R. Splitwise: Efficient generative LLM inference using phase splitting. ISCA (2024).</w:t>
      </w:r>
    </w:p>
    <w:p w14:paraId="285210ED" w14:textId="40CC515F" w:rsidR="00A36ECE" w:rsidRPr="001C53D0" w:rsidRDefault="00A36ECE" w:rsidP="00A36ECE">
      <w:pPr>
        <w:rPr>
          <w:rFonts w:ascii="Times New Roman" w:hAnsi="Times New Roman" w:cs="Times New Roman"/>
          <w:bCs/>
        </w:rPr>
      </w:pPr>
      <w:r>
        <w:rPr>
          <w:rFonts w:ascii="Times New Roman" w:hAnsi="Times New Roman" w:cs="Times New Roman"/>
          <w:bCs/>
        </w:rPr>
        <w:t>[</w:t>
      </w:r>
      <w:r w:rsidR="00DC42BA">
        <w:rPr>
          <w:rFonts w:ascii="Times New Roman" w:hAnsi="Times New Roman" w:cs="Times New Roman"/>
          <w:bCs/>
        </w:rPr>
        <w:t>1</w:t>
      </w:r>
      <w:r w:rsidR="00766339">
        <w:rPr>
          <w:rFonts w:ascii="Times New Roman" w:hAnsi="Times New Roman" w:cs="Times New Roman"/>
          <w:bCs/>
        </w:rPr>
        <w:t>8</w:t>
      </w:r>
      <w:r>
        <w:rPr>
          <w:rFonts w:ascii="Times New Roman" w:hAnsi="Times New Roman" w:cs="Times New Roman"/>
          <w:bCs/>
        </w:rPr>
        <w:t>]</w:t>
      </w:r>
      <w:r w:rsidRPr="001C53D0">
        <w:rPr>
          <w:rFonts w:ascii="Times New Roman" w:hAnsi="Times New Roman" w:cs="Times New Roman"/>
          <w:bCs/>
        </w:rPr>
        <w:t xml:space="preserve"> Zhong, Y., Liu, S., Chen, J., Hu, J., Zhu, Y., Liu, X., Jin, X., &amp; Zhang, H. DistServe: Disaggregating prefill and decoding for goodput-optimized large language model serving. OSDI (2024).</w:t>
      </w:r>
    </w:p>
    <w:p w14:paraId="6F601B47" w14:textId="2211927D" w:rsidR="00A36ECE" w:rsidRPr="001C53D0" w:rsidRDefault="00A36ECE" w:rsidP="00A36ECE">
      <w:pPr>
        <w:rPr>
          <w:rFonts w:ascii="Times New Roman" w:hAnsi="Times New Roman" w:cs="Times New Roman"/>
          <w:bCs/>
        </w:rPr>
      </w:pPr>
      <w:r>
        <w:rPr>
          <w:rFonts w:ascii="Times New Roman" w:hAnsi="Times New Roman" w:cs="Times New Roman"/>
          <w:bCs/>
        </w:rPr>
        <w:t>[1</w:t>
      </w:r>
      <w:r w:rsidR="00766339">
        <w:rPr>
          <w:rFonts w:ascii="Times New Roman" w:hAnsi="Times New Roman" w:cs="Times New Roman"/>
          <w:bCs/>
        </w:rPr>
        <w:t>9</w:t>
      </w:r>
      <w:r w:rsidR="00DC42BA">
        <w:rPr>
          <w:rFonts w:ascii="Times New Roman" w:hAnsi="Times New Roman" w:cs="Times New Roman"/>
          <w:bCs/>
        </w:rPr>
        <w:t>]</w:t>
      </w:r>
      <w:r w:rsidRPr="001C53D0">
        <w:rPr>
          <w:rFonts w:ascii="Times New Roman" w:hAnsi="Times New Roman" w:cs="Times New Roman"/>
          <w:bCs/>
        </w:rPr>
        <w:t xml:space="preserve"> Qin, L., et al. Mooncake: Trading more storage for less computation — a KVCache-centric architecture for serving LLM chatbot. (Moonshot AI, 2024).</w:t>
      </w:r>
    </w:p>
    <w:p w14:paraId="625928E6" w14:textId="1B61D1EF" w:rsidR="003729C7" w:rsidRDefault="003729C7" w:rsidP="00A36ECE">
      <w:pPr>
        <w:rPr>
          <w:rFonts w:ascii="Times New Roman" w:hAnsi="Times New Roman" w:cs="Times New Roman"/>
          <w:bCs/>
        </w:rPr>
      </w:pPr>
      <w:r w:rsidRPr="003729C7">
        <w:rPr>
          <w:rFonts w:ascii="Times New Roman" w:hAnsi="Times New Roman" w:cs="Times New Roman"/>
          <w:bCs/>
        </w:rPr>
        <w:t>[</w:t>
      </w:r>
      <w:r w:rsidR="00A104C3">
        <w:rPr>
          <w:rFonts w:ascii="Times New Roman" w:hAnsi="Times New Roman" w:cs="Times New Roman"/>
          <w:bCs/>
        </w:rPr>
        <w:t>20</w:t>
      </w:r>
      <w:r w:rsidRPr="003729C7">
        <w:rPr>
          <w:rFonts w:ascii="Times New Roman" w:hAnsi="Times New Roman" w:cs="Times New Roman"/>
          <w:bCs/>
        </w:rPr>
        <w:t xml:space="preserve">] NVIDIA Corporation. CUDA Compatibility, Release r595 (NVIDIA Corporation, March 31, 2026). </w:t>
      </w:r>
      <w:r w:rsidRPr="00900941">
        <w:rPr>
          <w:rFonts w:ascii="Times New Roman" w:hAnsi="Times New Roman" w:cs="Times New Roman"/>
          <w:bCs/>
        </w:rPr>
        <w:t>https://docs.nvidia.com/deploy/cuda-compatibility/</w:t>
      </w:r>
      <w:r w:rsidRPr="003729C7">
        <w:rPr>
          <w:rFonts w:ascii="Times New Roman" w:hAnsi="Times New Roman" w:cs="Times New Roman"/>
          <w:bCs/>
        </w:rPr>
        <w:t>.</w:t>
      </w:r>
    </w:p>
    <w:p w14:paraId="0C31E0FA" w14:textId="11B6ADA6" w:rsidR="003729C7" w:rsidRDefault="003729C7" w:rsidP="00A36ECE">
      <w:pPr>
        <w:rPr>
          <w:rFonts w:ascii="Times New Roman" w:hAnsi="Times New Roman" w:cs="Times New Roman"/>
          <w:bCs/>
        </w:rPr>
      </w:pPr>
      <w:r w:rsidRPr="003729C7">
        <w:rPr>
          <w:rFonts w:ascii="Times New Roman" w:hAnsi="Times New Roman" w:cs="Times New Roman"/>
          <w:bCs/>
        </w:rPr>
        <w:t>[</w:t>
      </w:r>
      <w:r w:rsidR="00A104C3">
        <w:rPr>
          <w:rFonts w:ascii="Times New Roman" w:hAnsi="Times New Roman" w:cs="Times New Roman"/>
          <w:bCs/>
        </w:rPr>
        <w:t>21</w:t>
      </w:r>
      <w:r w:rsidRPr="003729C7">
        <w:rPr>
          <w:rFonts w:ascii="Times New Roman" w:hAnsi="Times New Roman" w:cs="Times New Roman"/>
          <w:bCs/>
        </w:rPr>
        <w:t xml:space="preserve">] Dayan, O., Neria, N., &amp; Karabulut, E. Reducing Cold Start Latency for LLM Inference with NVIDIA Run:ai Model Streamer. NVIDIA Technical Blog (September 16, 2025). </w:t>
      </w:r>
      <w:r w:rsidRPr="00900941">
        <w:rPr>
          <w:rFonts w:ascii="Times New Roman" w:hAnsi="Times New Roman" w:cs="Times New Roman"/>
          <w:bCs/>
        </w:rPr>
        <w:t>https://developer.nvidia.com/blog/reducing-cold-start-latency-for-llm-inference-with-nvidia-runai-model-streamer/</w:t>
      </w:r>
      <w:r w:rsidRPr="003729C7">
        <w:rPr>
          <w:rFonts w:ascii="Times New Roman" w:hAnsi="Times New Roman" w:cs="Times New Roman"/>
          <w:bCs/>
        </w:rPr>
        <w:t>.</w:t>
      </w:r>
    </w:p>
    <w:p w14:paraId="6C23AC9D" w14:textId="63B612BE" w:rsidR="003729C7" w:rsidRPr="001C53D0" w:rsidRDefault="003729C7" w:rsidP="00A36ECE">
      <w:pPr>
        <w:rPr>
          <w:rFonts w:ascii="Times New Roman" w:hAnsi="Times New Roman" w:cs="Times New Roman"/>
          <w:bCs/>
        </w:rPr>
      </w:pPr>
      <w:r w:rsidRPr="003729C7">
        <w:rPr>
          <w:rFonts w:ascii="Times New Roman" w:hAnsi="Times New Roman" w:cs="Times New Roman"/>
          <w:bCs/>
        </w:rPr>
        <w:t>[2</w:t>
      </w:r>
      <w:r w:rsidR="00A104C3">
        <w:rPr>
          <w:rFonts w:ascii="Times New Roman" w:hAnsi="Times New Roman" w:cs="Times New Roman"/>
          <w:bCs/>
        </w:rPr>
        <w:t>2</w:t>
      </w:r>
      <w:r w:rsidRPr="003729C7">
        <w:rPr>
          <w:rFonts w:ascii="Times New Roman" w:hAnsi="Times New Roman" w:cs="Times New Roman"/>
          <w:bCs/>
        </w:rPr>
        <w:t>] Jain, S., Kumar, A., Mandal, S., Ong, J., Poutievski, L., Singh, A., Venkata, S., Wanderer, J., Zhou, J., Zhu, M., Zolla, J., Hölzle, U., Stuart, S., &amp; Vahdat, A. B4: Experience with a Globally-Deployed Software Defined WAN. Proceedings of the ACM SIGCOMM 2013 Conference (Hong Kong, China, August 2013), pp. 3–14.</w:t>
      </w:r>
    </w:p>
    <w:p w14:paraId="7C7F92DC" w14:textId="4055880B" w:rsidR="00A36ECE" w:rsidRDefault="003729C7" w:rsidP="001C53D0">
      <w:pPr>
        <w:rPr>
          <w:rFonts w:ascii="Times New Roman" w:hAnsi="Times New Roman" w:cs="Times New Roman"/>
          <w:bCs/>
        </w:rPr>
      </w:pPr>
      <w:r w:rsidRPr="003729C7">
        <w:rPr>
          <w:rFonts w:ascii="Times New Roman" w:hAnsi="Times New Roman" w:cs="Times New Roman"/>
          <w:bCs/>
        </w:rPr>
        <w:t>[2</w:t>
      </w:r>
      <w:r w:rsidR="00A104C3">
        <w:rPr>
          <w:rFonts w:ascii="Times New Roman" w:hAnsi="Times New Roman" w:cs="Times New Roman"/>
          <w:bCs/>
        </w:rPr>
        <w:t>3</w:t>
      </w:r>
      <w:r w:rsidRPr="003729C7">
        <w:rPr>
          <w:rFonts w:ascii="Times New Roman" w:hAnsi="Times New Roman" w:cs="Times New Roman"/>
          <w:bCs/>
        </w:rPr>
        <w:t>] Zayo Group. The Bandwidth Report: Insights &amp; Trends Driving the Bandwidth Boom (Zayo, 2025).</w:t>
      </w:r>
    </w:p>
    <w:p w14:paraId="3AA36EC3" w14:textId="33AA7325" w:rsidR="00482036" w:rsidRDefault="00482036" w:rsidP="00482036">
      <w:pPr>
        <w:rPr>
          <w:rFonts w:ascii="Times New Roman" w:hAnsi="Times New Roman" w:cs="Times New Roman"/>
          <w:bCs/>
        </w:rPr>
      </w:pPr>
      <w:r w:rsidRPr="003729C7">
        <w:rPr>
          <w:rFonts w:ascii="Times New Roman" w:hAnsi="Times New Roman" w:cs="Times New Roman"/>
          <w:bCs/>
        </w:rPr>
        <w:t>[2</w:t>
      </w:r>
      <w:r w:rsidR="00A104C3">
        <w:rPr>
          <w:rFonts w:ascii="Times New Roman" w:hAnsi="Times New Roman" w:cs="Times New Roman"/>
          <w:bCs/>
        </w:rPr>
        <w:t>4</w:t>
      </w:r>
      <w:r w:rsidRPr="003729C7">
        <w:rPr>
          <w:rFonts w:ascii="Times New Roman" w:hAnsi="Times New Roman" w:cs="Times New Roman"/>
          <w:bCs/>
        </w:rPr>
        <w:t xml:space="preserve">] Wu, Q., Deng, Q., Ganesh, L., Hsu, C.-H., Jin, Y., Kumar, S., Li, B., Meza, J., &amp; Song, Y. J. Dynamo: Facebook's Data Center-Wide Power Management System. Proceedings of the 43rd </w:t>
      </w:r>
      <w:r w:rsidRPr="003729C7">
        <w:rPr>
          <w:rFonts w:ascii="Times New Roman" w:hAnsi="Times New Roman" w:cs="Times New Roman"/>
          <w:bCs/>
        </w:rPr>
        <w:lastRenderedPageBreak/>
        <w:t>ACM/IEEE International Symposium on Computer Architecture (ISCA) (Seoul, Korea, June 2016), pp. 469–480. DOI: 10.1109/ISCA.2016.48.</w:t>
      </w:r>
    </w:p>
    <w:p w14:paraId="53E606E5" w14:textId="5D99F931" w:rsidR="00482036" w:rsidRDefault="00482036" w:rsidP="00482036">
      <w:pPr>
        <w:rPr>
          <w:rFonts w:ascii="Times New Roman" w:hAnsi="Times New Roman" w:cs="Times New Roman"/>
          <w:bCs/>
        </w:rPr>
      </w:pPr>
      <w:r w:rsidRPr="003729C7">
        <w:rPr>
          <w:rFonts w:ascii="Times New Roman" w:hAnsi="Times New Roman" w:cs="Times New Roman"/>
          <w:bCs/>
        </w:rPr>
        <w:t>[2</w:t>
      </w:r>
      <w:r w:rsidR="00A104C3">
        <w:rPr>
          <w:rFonts w:ascii="Times New Roman" w:hAnsi="Times New Roman" w:cs="Times New Roman"/>
          <w:bCs/>
        </w:rPr>
        <w:t>5</w:t>
      </w:r>
      <w:r w:rsidRPr="003729C7">
        <w:rPr>
          <w:rFonts w:ascii="Times New Roman" w:hAnsi="Times New Roman" w:cs="Times New Roman"/>
          <w:bCs/>
        </w:rPr>
        <w:t xml:space="preserve">] Ciampoli, P. Google, TVA Enter Agreement Tied to Data Center Demand Response. American Public Power Association (August 4, 2025). </w:t>
      </w:r>
      <w:r w:rsidRPr="00900941">
        <w:rPr>
          <w:rFonts w:ascii="Times New Roman" w:hAnsi="Times New Roman" w:cs="Times New Roman"/>
          <w:bCs/>
        </w:rPr>
        <w:t>https://www.publicpower.org/periodical/article/google-tva-enter-agreement-tied-data-center-demand-response</w:t>
      </w:r>
      <w:r w:rsidRPr="003729C7">
        <w:rPr>
          <w:rFonts w:ascii="Times New Roman" w:hAnsi="Times New Roman" w:cs="Times New Roman"/>
          <w:bCs/>
        </w:rPr>
        <w:t>.</w:t>
      </w:r>
    </w:p>
    <w:p w14:paraId="70913FF7" w14:textId="668584B1" w:rsidR="00482036" w:rsidRDefault="00482036" w:rsidP="00482036">
      <w:pPr>
        <w:rPr>
          <w:rFonts w:ascii="Times New Roman" w:hAnsi="Times New Roman" w:cs="Times New Roman"/>
          <w:bCs/>
        </w:rPr>
      </w:pPr>
      <w:r>
        <w:rPr>
          <w:rFonts w:ascii="Times New Roman" w:hAnsi="Times New Roman" w:cs="Times New Roman"/>
          <w:bCs/>
        </w:rPr>
        <w:t>[2</w:t>
      </w:r>
      <w:r w:rsidR="00A104C3">
        <w:rPr>
          <w:rFonts w:ascii="Times New Roman" w:hAnsi="Times New Roman" w:cs="Times New Roman"/>
          <w:bCs/>
        </w:rPr>
        <w:t>6</w:t>
      </w:r>
      <w:r>
        <w:rPr>
          <w:rFonts w:ascii="Times New Roman" w:hAnsi="Times New Roman" w:cs="Times New Roman"/>
          <w:bCs/>
        </w:rPr>
        <w:t xml:space="preserve">] </w:t>
      </w:r>
      <w:r w:rsidRPr="001C53D0">
        <w:rPr>
          <w:rFonts w:ascii="Times New Roman" w:hAnsi="Times New Roman" w:cs="Times New Roman"/>
          <w:bCs/>
        </w:rPr>
        <w:t>Jaiswal, S., Jain, K., Simmhan, Y., Parayil, A., Mallick, A., St. Amant, R., et al. SageServe: Optimizing LLM Serving on Cloud Data Centers with Forecast Aware Auto-Scaling. arXiv:2502.14617 (2025).</w:t>
      </w:r>
    </w:p>
    <w:p w14:paraId="7C51FE2F" w14:textId="5FC0258A" w:rsidR="00482036" w:rsidRDefault="00482036" w:rsidP="001C53D0">
      <w:pPr>
        <w:rPr>
          <w:rFonts w:ascii="Times New Roman" w:hAnsi="Times New Roman" w:cs="Times New Roman"/>
          <w:bCs/>
        </w:rPr>
      </w:pPr>
      <w:r w:rsidRPr="00482036">
        <w:rPr>
          <w:rFonts w:ascii="Times New Roman" w:hAnsi="Times New Roman" w:cs="Times New Roman"/>
          <w:bCs/>
        </w:rPr>
        <w:t>[2</w:t>
      </w:r>
      <w:r w:rsidR="00A104C3">
        <w:rPr>
          <w:rFonts w:ascii="Times New Roman" w:hAnsi="Times New Roman" w:cs="Times New Roman"/>
          <w:bCs/>
        </w:rPr>
        <w:t>7</w:t>
      </w:r>
      <w:r w:rsidRPr="00482036">
        <w:rPr>
          <w:rFonts w:ascii="Times New Roman" w:hAnsi="Times New Roman" w:cs="Times New Roman"/>
          <w:bCs/>
        </w:rPr>
        <w:t xml:space="preserve">] Patel, P., Choukse, E., Zhang, C., Goiri, Í., Warrier, B., Mahalingam, N., &amp; Bianchini, R. Characterizing Power Management Opportunities for LLMs in the Cloud. </w:t>
      </w:r>
      <w:r w:rsidRPr="00482036">
        <w:rPr>
          <w:rFonts w:ascii="Times New Roman" w:hAnsi="Times New Roman" w:cs="Times New Roman"/>
          <w:bCs/>
          <w:i/>
          <w:iCs/>
        </w:rPr>
        <w:t>Proceedings of the 29th ACM International Conference on Architectural Support for Programming Languages and Operating Systems (ASPLOS '24)</w:t>
      </w:r>
      <w:r w:rsidRPr="00482036">
        <w:rPr>
          <w:rFonts w:ascii="Times New Roman" w:hAnsi="Times New Roman" w:cs="Times New Roman"/>
          <w:bCs/>
        </w:rPr>
        <w:t>, Volume 3 (San Diego, CA, April–May 2024), pp. 207–222.</w:t>
      </w:r>
    </w:p>
    <w:p w14:paraId="0DEE2EFE" w14:textId="16BA618F" w:rsidR="00900941" w:rsidRDefault="00900941" w:rsidP="001C53D0">
      <w:pPr>
        <w:rPr>
          <w:rFonts w:ascii="Times New Roman" w:hAnsi="Times New Roman" w:cs="Times New Roman"/>
          <w:bCs/>
        </w:rPr>
      </w:pPr>
      <w:r w:rsidRPr="00900941">
        <w:rPr>
          <w:rFonts w:ascii="Times New Roman" w:hAnsi="Times New Roman" w:cs="Times New Roman"/>
          <w:bCs/>
        </w:rPr>
        <w:t>[2</w:t>
      </w:r>
      <w:r w:rsidR="00A104C3">
        <w:rPr>
          <w:rFonts w:ascii="Times New Roman" w:hAnsi="Times New Roman" w:cs="Times New Roman"/>
          <w:bCs/>
        </w:rPr>
        <w:t>8</w:t>
      </w:r>
      <w:r w:rsidRPr="00900941">
        <w:rPr>
          <w:rFonts w:ascii="Times New Roman" w:hAnsi="Times New Roman" w:cs="Times New Roman"/>
          <w:bCs/>
        </w:rPr>
        <w:t xml:space="preserve">] Kakolyris, A. K., Masouros, D., Xydis, S., &amp; Soudris, D. SLO-Aware GPU DVFS for Energy-Efficient LLM Inference Serving. </w:t>
      </w:r>
      <w:r w:rsidRPr="00900941">
        <w:rPr>
          <w:rFonts w:ascii="Times New Roman" w:hAnsi="Times New Roman" w:cs="Times New Roman"/>
          <w:bCs/>
          <w:i/>
          <w:iCs/>
        </w:rPr>
        <w:t>IEEE Computer Architecture Letters</w:t>
      </w:r>
      <w:r w:rsidRPr="00900941">
        <w:rPr>
          <w:rFonts w:ascii="Times New Roman" w:hAnsi="Times New Roman" w:cs="Times New Roman"/>
          <w:bCs/>
        </w:rPr>
        <w:t xml:space="preserve"> 23, no. 2 (July–December 2024): 150–153.</w:t>
      </w:r>
    </w:p>
    <w:p w14:paraId="1F807F48" w14:textId="5BAF26FD" w:rsidR="000350AC" w:rsidRDefault="000350AC" w:rsidP="001C53D0">
      <w:pPr>
        <w:rPr>
          <w:rFonts w:ascii="Times New Roman" w:hAnsi="Times New Roman" w:cs="Times New Roman"/>
          <w:bCs/>
        </w:rPr>
      </w:pPr>
      <w:r w:rsidRPr="000350AC">
        <w:rPr>
          <w:rFonts w:ascii="Times New Roman" w:hAnsi="Times New Roman" w:cs="Times New Roman"/>
          <w:bCs/>
        </w:rPr>
        <w:t>[2</w:t>
      </w:r>
      <w:r w:rsidR="00A104C3">
        <w:rPr>
          <w:rFonts w:ascii="Times New Roman" w:hAnsi="Times New Roman" w:cs="Times New Roman"/>
          <w:bCs/>
        </w:rPr>
        <w:t>9</w:t>
      </w:r>
      <w:r w:rsidRPr="000350AC">
        <w:rPr>
          <w:rFonts w:ascii="Times New Roman" w:hAnsi="Times New Roman" w:cs="Times New Roman"/>
          <w:bCs/>
        </w:rPr>
        <w:t xml:space="preserve">] Wang, Y., Chen, Y., Li, Z., Kang, X., Tang, Z., He, X., Guo, R., Wang, X., Wang, Q., Zhou, A. C., &amp; Chu, X. BurstGPT: A Real-World Workload Dataset to Optimize LLM Serving Systems. arXiv:2401.17644v3 (June 17, 2024). </w:t>
      </w:r>
      <w:r w:rsidRPr="00B717CE">
        <w:rPr>
          <w:rFonts w:ascii="Times New Roman" w:hAnsi="Times New Roman" w:cs="Times New Roman"/>
          <w:bCs/>
        </w:rPr>
        <w:t>https://arxiv.org/abs/2401.17644v3</w:t>
      </w:r>
      <w:r w:rsidRPr="000350AC">
        <w:rPr>
          <w:rFonts w:ascii="Times New Roman" w:hAnsi="Times New Roman" w:cs="Times New Roman"/>
          <w:bCs/>
        </w:rPr>
        <w:t>.</w:t>
      </w:r>
    </w:p>
    <w:p w14:paraId="376D42B2" w14:textId="33D7C839" w:rsidR="00B717CE" w:rsidRPr="003729C7" w:rsidRDefault="00B717CE" w:rsidP="001C53D0">
      <w:pPr>
        <w:rPr>
          <w:rFonts w:ascii="Times New Roman" w:hAnsi="Times New Roman" w:cs="Times New Roman"/>
          <w:bCs/>
        </w:rPr>
      </w:pPr>
      <w:r w:rsidRPr="00B717CE">
        <w:rPr>
          <w:rFonts w:ascii="Times New Roman" w:hAnsi="Times New Roman" w:cs="Times New Roman"/>
          <w:bCs/>
        </w:rPr>
        <w:t>[</w:t>
      </w:r>
      <w:r w:rsidR="00A104C3">
        <w:rPr>
          <w:rFonts w:ascii="Times New Roman" w:hAnsi="Times New Roman" w:cs="Times New Roman"/>
          <w:bCs/>
        </w:rPr>
        <w:t>30</w:t>
      </w:r>
      <w:r w:rsidRPr="00B717CE">
        <w:rPr>
          <w:rFonts w:ascii="Times New Roman" w:hAnsi="Times New Roman" w:cs="Times New Roman"/>
          <w:bCs/>
        </w:rPr>
        <w:t>] Li, C. H100 Price Spike: Understanding the 10% Surge in GPU Rental Costs. Silicon Data (January 9, 2026). https://www.silicondata.com/blog/h100-price-spike.</w:t>
      </w:r>
    </w:p>
    <w:p w14:paraId="06A0F40B" w14:textId="77777777" w:rsidR="00671A68" w:rsidRDefault="00671A68" w:rsidP="007618E0">
      <w:pPr>
        <w:rPr>
          <w:rFonts w:ascii="Times New Roman" w:hAnsi="Times New Roman" w:cs="Times New Roman"/>
          <w:b/>
          <w:sz w:val="28"/>
          <w:szCs w:val="28"/>
        </w:rPr>
      </w:pPr>
    </w:p>
    <w:p w14:paraId="2625B016" w14:textId="77777777" w:rsidR="00671A68" w:rsidRDefault="00671A68" w:rsidP="007618E0">
      <w:pPr>
        <w:rPr>
          <w:rFonts w:ascii="Times New Roman" w:hAnsi="Times New Roman" w:cs="Times New Roman"/>
          <w:b/>
          <w:sz w:val="28"/>
          <w:szCs w:val="28"/>
        </w:rPr>
      </w:pPr>
    </w:p>
    <w:p w14:paraId="1B31089C" w14:textId="67BF04BD" w:rsidR="001C53D0" w:rsidRPr="001C53D0" w:rsidRDefault="007618E0" w:rsidP="007618E0">
      <w:pPr>
        <w:rPr>
          <w:rFonts w:ascii="Times New Roman" w:hAnsi="Times New Roman" w:cs="Times New Roman"/>
          <w:b/>
          <w:sz w:val="28"/>
          <w:szCs w:val="28"/>
        </w:rPr>
      </w:pPr>
      <w:r w:rsidRPr="001C53D0">
        <w:rPr>
          <w:rFonts w:ascii="Times New Roman" w:hAnsi="Times New Roman" w:cs="Times New Roman"/>
          <w:b/>
          <w:sz w:val="28"/>
          <w:szCs w:val="28"/>
        </w:rPr>
        <w:t>Extended Data</w:t>
      </w:r>
    </w:p>
    <w:p w14:paraId="62B00BDD" w14:textId="77777777" w:rsidR="007618E0" w:rsidRPr="0006399D" w:rsidRDefault="007618E0" w:rsidP="007618E0">
      <w:pPr>
        <w:rPr>
          <w:rFonts w:ascii="Times New Roman" w:hAnsi="Times New Roman" w:cs="Times New Roman"/>
          <w:bCs/>
        </w:rPr>
      </w:pPr>
      <w:r w:rsidRPr="0006399D">
        <w:rPr>
          <w:rFonts w:ascii="Times New Roman" w:hAnsi="Times New Roman" w:cs="Times New Roman"/>
          <w:bCs/>
        </w:rPr>
        <w:t>Extended Data Fig. 1. Stress threshold sensitivity.</w:t>
      </w:r>
    </w:p>
    <w:p w14:paraId="29DFF3D1" w14:textId="77777777" w:rsidR="007618E0" w:rsidRPr="00093498" w:rsidRDefault="007618E0" w:rsidP="007618E0">
      <w:pPr>
        <w:keepNext/>
        <w:rPr>
          <w:highlight w:val="yellow"/>
        </w:rPr>
      </w:pPr>
      <w:r w:rsidRPr="00675885">
        <w:rPr>
          <w:rFonts w:ascii="Times New Roman" w:hAnsi="Times New Roman" w:cs="Times New Roman"/>
          <w:bCs/>
          <w:noProof/>
        </w:rPr>
        <w:lastRenderedPageBreak/>
        <w:drawing>
          <wp:inline distT="0" distB="0" distL="0" distR="0" wp14:anchorId="033A30D4" wp14:editId="2B483383">
            <wp:extent cx="5852172" cy="3746000"/>
            <wp:effectExtent l="0" t="0" r="0" b="6985"/>
            <wp:docPr id="339140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40979" name="Picture 33914097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52172" cy="3746000"/>
                    </a:xfrm>
                    <a:prstGeom prst="rect">
                      <a:avLst/>
                    </a:prstGeom>
                  </pic:spPr>
                </pic:pic>
              </a:graphicData>
            </a:graphic>
          </wp:inline>
        </w:drawing>
      </w:r>
    </w:p>
    <w:p w14:paraId="6DBF01C3" w14:textId="4C1D08F0" w:rsidR="007618E0" w:rsidRPr="0006399D" w:rsidRDefault="007618E0" w:rsidP="0006399D">
      <w:pPr>
        <w:pStyle w:val="Caption"/>
        <w:rPr>
          <w:rFonts w:ascii="Times New Roman" w:hAnsi="Times New Roman" w:cs="Times New Roman"/>
          <w:bCs/>
        </w:rPr>
        <w:sectPr w:rsidR="007618E0" w:rsidRPr="0006399D" w:rsidSect="00877A4C">
          <w:pgSz w:w="12240" w:h="15840"/>
          <w:pgMar w:top="1440" w:right="1440" w:bottom="1440" w:left="1440" w:header="720" w:footer="720" w:gutter="0"/>
          <w:cols w:space="720"/>
          <w:docGrid w:linePitch="360"/>
        </w:sectPr>
      </w:pPr>
      <w:r w:rsidRPr="0006399D">
        <w:t>Capacity-weighted destination overlap and any-destination availability at three alternative stress-hour thresholds. Baseline: top 50 hours per year per zone (~99.43 percentile, 200 ComEd stress hours total). Alternatives: top 25 (~99.71</w:t>
      </w:r>
      <w:r w:rsidRPr="0006399D">
        <w:rPr>
          <w:vertAlign w:val="superscript"/>
        </w:rPr>
        <w:t>st</w:t>
      </w:r>
      <w:r w:rsidRPr="0006399D">
        <w:t xml:space="preserve"> percentile) and top 100 (~98.86</w:t>
      </w:r>
      <w:r w:rsidRPr="0006399D">
        <w:rPr>
          <w:vertAlign w:val="superscript"/>
        </w:rPr>
        <w:t>th</w:t>
      </w:r>
      <w:r w:rsidRPr="0006399D">
        <w:t xml:space="preserve"> percentile). Any-destination availability varies by at most 1.25 percentage points across thresholds; capacity-weighted overlap declines monotonically with threshold tighte</w:t>
      </w:r>
      <w:r w:rsidR="000E443C">
        <w:t>ning.</w:t>
      </w:r>
    </w:p>
    <w:p w14:paraId="14FA4634" w14:textId="77777777" w:rsidR="007618E0" w:rsidRPr="00A1522D" w:rsidRDefault="007618E0" w:rsidP="007618E0">
      <w:pPr>
        <w:rPr>
          <w:rFonts w:ascii="Times New Roman" w:hAnsi="Times New Roman" w:cs="Times New Roman"/>
          <w:bCs/>
        </w:rPr>
      </w:pPr>
      <w:r w:rsidRPr="00A1522D">
        <w:rPr>
          <w:rFonts w:ascii="Times New Roman" w:hAnsi="Times New Roman" w:cs="Times New Roman"/>
          <w:bCs/>
        </w:rPr>
        <w:lastRenderedPageBreak/>
        <w:t>Extended Data Table 1. Multi-source generalizability.</w:t>
      </w:r>
    </w:p>
    <w:tbl>
      <w:tblPr>
        <w:tblStyle w:val="TableGrid"/>
        <w:tblW w:w="0" w:type="auto"/>
        <w:tblCellMar>
          <w:left w:w="72" w:type="dxa"/>
          <w:right w:w="72" w:type="dxa"/>
        </w:tblCellMar>
        <w:tblLook w:val="04A0" w:firstRow="1" w:lastRow="0" w:firstColumn="1" w:lastColumn="0" w:noHBand="0" w:noVBand="1"/>
      </w:tblPr>
      <w:tblGrid>
        <w:gridCol w:w="1089"/>
        <w:gridCol w:w="707"/>
        <w:gridCol w:w="600"/>
        <w:gridCol w:w="724"/>
        <w:gridCol w:w="1026"/>
        <w:gridCol w:w="919"/>
        <w:gridCol w:w="1343"/>
        <w:gridCol w:w="1236"/>
        <w:gridCol w:w="993"/>
        <w:gridCol w:w="1188"/>
        <w:gridCol w:w="843"/>
        <w:gridCol w:w="787"/>
        <w:gridCol w:w="775"/>
        <w:gridCol w:w="720"/>
      </w:tblGrid>
      <w:tr w:rsidR="007618E0" w:rsidRPr="00A1522D" w14:paraId="6AFE46CD" w14:textId="77777777" w:rsidTr="007618E0">
        <w:trPr>
          <w:trHeight w:val="476"/>
        </w:trPr>
        <w:tc>
          <w:tcPr>
            <w:tcW w:w="0" w:type="auto"/>
            <w:noWrap/>
            <w:hideMark/>
          </w:tcPr>
          <w:p w14:paraId="4399F229" w14:textId="5525B1E5"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Source Zone</w:t>
            </w:r>
          </w:p>
        </w:tc>
        <w:tc>
          <w:tcPr>
            <w:tcW w:w="0" w:type="auto"/>
            <w:noWrap/>
            <w:hideMark/>
          </w:tcPr>
          <w:p w14:paraId="03EBD6C1" w14:textId="4F1FFEDC"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Source RTO</w:t>
            </w:r>
          </w:p>
        </w:tc>
        <w:tc>
          <w:tcPr>
            <w:tcW w:w="0" w:type="auto"/>
            <w:noWrap/>
            <w:hideMark/>
          </w:tcPr>
          <w:p w14:paraId="099A6503" w14:textId="4E8BD6F0"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Source IC</w:t>
            </w:r>
          </w:p>
        </w:tc>
        <w:tc>
          <w:tcPr>
            <w:tcW w:w="0" w:type="auto"/>
            <w:noWrap/>
            <w:hideMark/>
          </w:tcPr>
          <w:p w14:paraId="0321CEBA" w14:textId="399394C4"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Stress Hours</w:t>
            </w:r>
          </w:p>
        </w:tc>
        <w:tc>
          <w:tcPr>
            <w:tcW w:w="0" w:type="auto"/>
            <w:noWrap/>
            <w:hideMark/>
          </w:tcPr>
          <w:p w14:paraId="4304769C" w14:textId="20404304"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N Cross RTO Dests</w:t>
            </w:r>
          </w:p>
        </w:tc>
        <w:tc>
          <w:tcPr>
            <w:tcW w:w="0" w:type="auto"/>
            <w:noWrap/>
            <w:hideMark/>
          </w:tcPr>
          <w:p w14:paraId="1D470BA1" w14:textId="4E9B619A"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N Cross IC Dests</w:t>
            </w:r>
          </w:p>
        </w:tc>
        <w:tc>
          <w:tcPr>
            <w:tcW w:w="0" w:type="auto"/>
            <w:noWrap/>
            <w:hideMark/>
          </w:tcPr>
          <w:p w14:paraId="4995D882" w14:textId="2752A983"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Dynamic Avail Cross RTO</w:t>
            </w:r>
          </w:p>
        </w:tc>
        <w:tc>
          <w:tcPr>
            <w:tcW w:w="0" w:type="auto"/>
            <w:noWrap/>
            <w:hideMark/>
          </w:tcPr>
          <w:p w14:paraId="149FD5D6" w14:textId="269EC00F"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Dynamic Avail Cross IC</w:t>
            </w:r>
          </w:p>
        </w:tc>
        <w:tc>
          <w:tcPr>
            <w:tcW w:w="0" w:type="auto"/>
            <w:noWrap/>
            <w:hideMark/>
          </w:tcPr>
          <w:p w14:paraId="52DB27B7" w14:textId="6F31ABC8"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All Stressed Hours</w:t>
            </w:r>
          </w:p>
        </w:tc>
        <w:tc>
          <w:tcPr>
            <w:tcW w:w="0" w:type="auto"/>
            <w:noWrap/>
            <w:hideMark/>
          </w:tcPr>
          <w:p w14:paraId="3C8F816E" w14:textId="5BC3FD22"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Cap Weighted Overlap</w:t>
            </w:r>
          </w:p>
        </w:tc>
        <w:tc>
          <w:tcPr>
            <w:tcW w:w="0" w:type="auto"/>
            <w:noWrap/>
            <w:hideMark/>
          </w:tcPr>
          <w:p w14:paraId="68652CA7" w14:textId="0FCCF6D5"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Summer Hours</w:t>
            </w:r>
          </w:p>
        </w:tc>
        <w:tc>
          <w:tcPr>
            <w:tcW w:w="0" w:type="auto"/>
            <w:noWrap/>
            <w:hideMark/>
          </w:tcPr>
          <w:p w14:paraId="0C6EFEC1" w14:textId="4234422B"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 xml:space="preserve">Summer Avail </w:t>
            </w:r>
          </w:p>
        </w:tc>
        <w:tc>
          <w:tcPr>
            <w:tcW w:w="0" w:type="auto"/>
            <w:noWrap/>
            <w:hideMark/>
          </w:tcPr>
          <w:p w14:paraId="192FDDCD" w14:textId="261777B4"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Winter Hours</w:t>
            </w:r>
          </w:p>
        </w:tc>
        <w:tc>
          <w:tcPr>
            <w:tcW w:w="0" w:type="auto"/>
            <w:noWrap/>
            <w:hideMark/>
          </w:tcPr>
          <w:p w14:paraId="5C5CB0FA" w14:textId="0A98B04A"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Winter Avail</w:t>
            </w:r>
          </w:p>
        </w:tc>
      </w:tr>
      <w:tr w:rsidR="007618E0" w:rsidRPr="00A1522D" w14:paraId="3C988EC8" w14:textId="77777777" w:rsidTr="007618E0">
        <w:trPr>
          <w:trHeight w:val="290"/>
        </w:trPr>
        <w:tc>
          <w:tcPr>
            <w:tcW w:w="0" w:type="auto"/>
            <w:noWrap/>
            <w:hideMark/>
          </w:tcPr>
          <w:p w14:paraId="37EF1A76"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PJM_COMED</w:t>
            </w:r>
          </w:p>
        </w:tc>
        <w:tc>
          <w:tcPr>
            <w:tcW w:w="0" w:type="auto"/>
            <w:noWrap/>
            <w:hideMark/>
          </w:tcPr>
          <w:p w14:paraId="6AD70199"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PJM</w:t>
            </w:r>
          </w:p>
        </w:tc>
        <w:tc>
          <w:tcPr>
            <w:tcW w:w="0" w:type="auto"/>
            <w:noWrap/>
            <w:hideMark/>
          </w:tcPr>
          <w:p w14:paraId="55653787"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Eastern</w:t>
            </w:r>
          </w:p>
        </w:tc>
        <w:tc>
          <w:tcPr>
            <w:tcW w:w="0" w:type="auto"/>
            <w:noWrap/>
            <w:hideMark/>
          </w:tcPr>
          <w:p w14:paraId="27101414"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200</w:t>
            </w:r>
          </w:p>
        </w:tc>
        <w:tc>
          <w:tcPr>
            <w:tcW w:w="0" w:type="auto"/>
            <w:noWrap/>
            <w:hideMark/>
          </w:tcPr>
          <w:p w14:paraId="2EDF1B88"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17</w:t>
            </w:r>
          </w:p>
        </w:tc>
        <w:tc>
          <w:tcPr>
            <w:tcW w:w="0" w:type="auto"/>
            <w:noWrap/>
            <w:hideMark/>
          </w:tcPr>
          <w:p w14:paraId="40300932"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6</w:t>
            </w:r>
          </w:p>
        </w:tc>
        <w:tc>
          <w:tcPr>
            <w:tcW w:w="0" w:type="auto"/>
            <w:noWrap/>
            <w:hideMark/>
          </w:tcPr>
          <w:p w14:paraId="0DDDA65F"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99</w:t>
            </w:r>
          </w:p>
        </w:tc>
        <w:tc>
          <w:tcPr>
            <w:tcW w:w="0" w:type="auto"/>
            <w:noWrap/>
            <w:hideMark/>
          </w:tcPr>
          <w:p w14:paraId="0B4450DF"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94</w:t>
            </w:r>
          </w:p>
        </w:tc>
        <w:tc>
          <w:tcPr>
            <w:tcW w:w="0" w:type="auto"/>
            <w:noWrap/>
            <w:hideMark/>
          </w:tcPr>
          <w:p w14:paraId="56DF43FE"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w:t>
            </w:r>
          </w:p>
        </w:tc>
        <w:tc>
          <w:tcPr>
            <w:tcW w:w="0" w:type="auto"/>
            <w:noWrap/>
            <w:hideMark/>
          </w:tcPr>
          <w:p w14:paraId="4E403DF7" w14:textId="419B47B0"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21.</w:t>
            </w:r>
            <w:r w:rsidR="00C85773" w:rsidRPr="00A1522D">
              <w:rPr>
                <w:rFonts w:ascii="Times New Roman" w:hAnsi="Times New Roman" w:cs="Times New Roman"/>
                <w:bCs/>
                <w:sz w:val="14"/>
                <w:szCs w:val="14"/>
              </w:rPr>
              <w:t>6</w:t>
            </w:r>
          </w:p>
        </w:tc>
        <w:tc>
          <w:tcPr>
            <w:tcW w:w="0" w:type="auto"/>
            <w:noWrap/>
            <w:hideMark/>
          </w:tcPr>
          <w:p w14:paraId="11960CA4"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102</w:t>
            </w:r>
          </w:p>
        </w:tc>
        <w:tc>
          <w:tcPr>
            <w:tcW w:w="0" w:type="auto"/>
            <w:noWrap/>
            <w:hideMark/>
          </w:tcPr>
          <w:p w14:paraId="446FB63C"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c>
          <w:tcPr>
            <w:tcW w:w="0" w:type="auto"/>
            <w:noWrap/>
            <w:hideMark/>
          </w:tcPr>
          <w:p w14:paraId="0CAF00A7"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87</w:t>
            </w:r>
          </w:p>
        </w:tc>
        <w:tc>
          <w:tcPr>
            <w:tcW w:w="0" w:type="auto"/>
            <w:noWrap/>
            <w:hideMark/>
          </w:tcPr>
          <w:p w14:paraId="30B8CCE1" w14:textId="0FC8CEFA"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97.7</w:t>
            </w:r>
          </w:p>
        </w:tc>
      </w:tr>
      <w:tr w:rsidR="007618E0" w:rsidRPr="00A1522D" w14:paraId="48406ACE" w14:textId="77777777" w:rsidTr="007618E0">
        <w:trPr>
          <w:trHeight w:val="290"/>
        </w:trPr>
        <w:tc>
          <w:tcPr>
            <w:tcW w:w="0" w:type="auto"/>
            <w:noWrap/>
            <w:hideMark/>
          </w:tcPr>
          <w:p w14:paraId="43AA6D97"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PJM_DOM</w:t>
            </w:r>
          </w:p>
        </w:tc>
        <w:tc>
          <w:tcPr>
            <w:tcW w:w="0" w:type="auto"/>
            <w:noWrap/>
            <w:hideMark/>
          </w:tcPr>
          <w:p w14:paraId="7C3B1903"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PJM</w:t>
            </w:r>
          </w:p>
        </w:tc>
        <w:tc>
          <w:tcPr>
            <w:tcW w:w="0" w:type="auto"/>
            <w:noWrap/>
            <w:hideMark/>
          </w:tcPr>
          <w:p w14:paraId="023B7C28"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Eastern</w:t>
            </w:r>
          </w:p>
        </w:tc>
        <w:tc>
          <w:tcPr>
            <w:tcW w:w="0" w:type="auto"/>
            <w:noWrap/>
            <w:hideMark/>
          </w:tcPr>
          <w:p w14:paraId="3F16CBF2"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200</w:t>
            </w:r>
          </w:p>
        </w:tc>
        <w:tc>
          <w:tcPr>
            <w:tcW w:w="0" w:type="auto"/>
            <w:noWrap/>
            <w:hideMark/>
          </w:tcPr>
          <w:p w14:paraId="689ACC58"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17</w:t>
            </w:r>
          </w:p>
        </w:tc>
        <w:tc>
          <w:tcPr>
            <w:tcW w:w="0" w:type="auto"/>
            <w:noWrap/>
            <w:hideMark/>
          </w:tcPr>
          <w:p w14:paraId="159E3D1D"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6</w:t>
            </w:r>
          </w:p>
        </w:tc>
        <w:tc>
          <w:tcPr>
            <w:tcW w:w="0" w:type="auto"/>
            <w:noWrap/>
            <w:hideMark/>
          </w:tcPr>
          <w:p w14:paraId="729B3FA6"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99.5</w:t>
            </w:r>
          </w:p>
        </w:tc>
        <w:tc>
          <w:tcPr>
            <w:tcW w:w="0" w:type="auto"/>
            <w:noWrap/>
            <w:hideMark/>
          </w:tcPr>
          <w:p w14:paraId="48E5B366"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99</w:t>
            </w:r>
          </w:p>
        </w:tc>
        <w:tc>
          <w:tcPr>
            <w:tcW w:w="0" w:type="auto"/>
            <w:noWrap/>
            <w:hideMark/>
          </w:tcPr>
          <w:p w14:paraId="2F201FB4"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w:t>
            </w:r>
          </w:p>
        </w:tc>
        <w:tc>
          <w:tcPr>
            <w:tcW w:w="0" w:type="auto"/>
            <w:noWrap/>
            <w:hideMark/>
          </w:tcPr>
          <w:p w14:paraId="7E6D1973" w14:textId="24C0DB35"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11.</w:t>
            </w:r>
            <w:r w:rsidR="00C85773" w:rsidRPr="00A1522D">
              <w:rPr>
                <w:rFonts w:ascii="Times New Roman" w:hAnsi="Times New Roman" w:cs="Times New Roman"/>
                <w:bCs/>
                <w:sz w:val="14"/>
                <w:szCs w:val="14"/>
              </w:rPr>
              <w:t>3</w:t>
            </w:r>
          </w:p>
        </w:tc>
        <w:tc>
          <w:tcPr>
            <w:tcW w:w="0" w:type="auto"/>
            <w:noWrap/>
            <w:hideMark/>
          </w:tcPr>
          <w:p w14:paraId="3A76418C"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73</w:t>
            </w:r>
          </w:p>
        </w:tc>
        <w:tc>
          <w:tcPr>
            <w:tcW w:w="0" w:type="auto"/>
            <w:noWrap/>
            <w:hideMark/>
          </w:tcPr>
          <w:p w14:paraId="65BD5992"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c>
          <w:tcPr>
            <w:tcW w:w="0" w:type="auto"/>
            <w:noWrap/>
            <w:hideMark/>
          </w:tcPr>
          <w:p w14:paraId="2C221B58"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70</w:t>
            </w:r>
          </w:p>
        </w:tc>
        <w:tc>
          <w:tcPr>
            <w:tcW w:w="0" w:type="auto"/>
            <w:noWrap/>
            <w:hideMark/>
          </w:tcPr>
          <w:p w14:paraId="337FC8A0" w14:textId="437E6A1A"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98.</w:t>
            </w:r>
            <w:r w:rsidR="00C85773" w:rsidRPr="00A1522D">
              <w:rPr>
                <w:rFonts w:ascii="Times New Roman" w:hAnsi="Times New Roman" w:cs="Times New Roman"/>
                <w:bCs/>
                <w:sz w:val="14"/>
                <w:szCs w:val="14"/>
              </w:rPr>
              <w:t>6</w:t>
            </w:r>
          </w:p>
        </w:tc>
      </w:tr>
      <w:tr w:rsidR="007618E0" w:rsidRPr="00A1522D" w14:paraId="76A01965" w14:textId="77777777" w:rsidTr="007618E0">
        <w:trPr>
          <w:trHeight w:val="290"/>
        </w:trPr>
        <w:tc>
          <w:tcPr>
            <w:tcW w:w="0" w:type="auto"/>
            <w:noWrap/>
            <w:hideMark/>
          </w:tcPr>
          <w:p w14:paraId="6A4E4204"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ERCOT_LZ_NORTH</w:t>
            </w:r>
          </w:p>
        </w:tc>
        <w:tc>
          <w:tcPr>
            <w:tcW w:w="0" w:type="auto"/>
            <w:noWrap/>
            <w:hideMark/>
          </w:tcPr>
          <w:p w14:paraId="574783D8"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ERCOT</w:t>
            </w:r>
          </w:p>
        </w:tc>
        <w:tc>
          <w:tcPr>
            <w:tcW w:w="0" w:type="auto"/>
            <w:noWrap/>
            <w:hideMark/>
          </w:tcPr>
          <w:p w14:paraId="6D99E0FD"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ERCOT</w:t>
            </w:r>
          </w:p>
        </w:tc>
        <w:tc>
          <w:tcPr>
            <w:tcW w:w="0" w:type="auto"/>
            <w:noWrap/>
            <w:hideMark/>
          </w:tcPr>
          <w:p w14:paraId="43593CDA"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200</w:t>
            </w:r>
          </w:p>
        </w:tc>
        <w:tc>
          <w:tcPr>
            <w:tcW w:w="0" w:type="auto"/>
            <w:noWrap/>
            <w:hideMark/>
          </w:tcPr>
          <w:p w14:paraId="5180433F"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20</w:t>
            </w:r>
          </w:p>
        </w:tc>
        <w:tc>
          <w:tcPr>
            <w:tcW w:w="0" w:type="auto"/>
            <w:noWrap/>
            <w:hideMark/>
          </w:tcPr>
          <w:p w14:paraId="40A0AFBD"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20</w:t>
            </w:r>
          </w:p>
        </w:tc>
        <w:tc>
          <w:tcPr>
            <w:tcW w:w="0" w:type="auto"/>
            <w:noWrap/>
            <w:hideMark/>
          </w:tcPr>
          <w:p w14:paraId="6F82B60E"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c>
          <w:tcPr>
            <w:tcW w:w="0" w:type="auto"/>
            <w:noWrap/>
            <w:hideMark/>
          </w:tcPr>
          <w:p w14:paraId="048F3379"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c>
          <w:tcPr>
            <w:tcW w:w="0" w:type="auto"/>
            <w:noWrap/>
            <w:hideMark/>
          </w:tcPr>
          <w:p w14:paraId="04B64A27"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0</w:t>
            </w:r>
          </w:p>
        </w:tc>
        <w:tc>
          <w:tcPr>
            <w:tcW w:w="0" w:type="auto"/>
            <w:noWrap/>
            <w:hideMark/>
          </w:tcPr>
          <w:p w14:paraId="60477F8D" w14:textId="15A636F4"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8.2</w:t>
            </w:r>
          </w:p>
        </w:tc>
        <w:tc>
          <w:tcPr>
            <w:tcW w:w="0" w:type="auto"/>
            <w:noWrap/>
            <w:hideMark/>
          </w:tcPr>
          <w:p w14:paraId="31F525B5"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104</w:t>
            </w:r>
          </w:p>
        </w:tc>
        <w:tc>
          <w:tcPr>
            <w:tcW w:w="0" w:type="auto"/>
            <w:noWrap/>
            <w:hideMark/>
          </w:tcPr>
          <w:p w14:paraId="24B4504C"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c>
          <w:tcPr>
            <w:tcW w:w="0" w:type="auto"/>
            <w:noWrap/>
            <w:hideMark/>
          </w:tcPr>
          <w:p w14:paraId="34792849"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39</w:t>
            </w:r>
          </w:p>
        </w:tc>
        <w:tc>
          <w:tcPr>
            <w:tcW w:w="0" w:type="auto"/>
            <w:noWrap/>
            <w:hideMark/>
          </w:tcPr>
          <w:p w14:paraId="270B4699"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r>
      <w:tr w:rsidR="007618E0" w:rsidRPr="00A1522D" w14:paraId="7CA61F67" w14:textId="77777777" w:rsidTr="007618E0">
        <w:trPr>
          <w:trHeight w:val="290"/>
        </w:trPr>
        <w:tc>
          <w:tcPr>
            <w:tcW w:w="0" w:type="auto"/>
            <w:noWrap/>
            <w:hideMark/>
          </w:tcPr>
          <w:p w14:paraId="76FB3245"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CAISO_NP15</w:t>
            </w:r>
          </w:p>
        </w:tc>
        <w:tc>
          <w:tcPr>
            <w:tcW w:w="0" w:type="auto"/>
            <w:noWrap/>
            <w:hideMark/>
          </w:tcPr>
          <w:p w14:paraId="1DC48791"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CAISO</w:t>
            </w:r>
          </w:p>
        </w:tc>
        <w:tc>
          <w:tcPr>
            <w:tcW w:w="0" w:type="auto"/>
            <w:noWrap/>
            <w:hideMark/>
          </w:tcPr>
          <w:p w14:paraId="17917AF4"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Western</w:t>
            </w:r>
          </w:p>
        </w:tc>
        <w:tc>
          <w:tcPr>
            <w:tcW w:w="0" w:type="auto"/>
            <w:noWrap/>
            <w:hideMark/>
          </w:tcPr>
          <w:p w14:paraId="43269BBC"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200</w:t>
            </w:r>
          </w:p>
        </w:tc>
        <w:tc>
          <w:tcPr>
            <w:tcW w:w="0" w:type="auto"/>
            <w:noWrap/>
            <w:hideMark/>
          </w:tcPr>
          <w:p w14:paraId="3B3164DF"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22</w:t>
            </w:r>
          </w:p>
        </w:tc>
        <w:tc>
          <w:tcPr>
            <w:tcW w:w="0" w:type="auto"/>
            <w:noWrap/>
            <w:hideMark/>
          </w:tcPr>
          <w:p w14:paraId="70F7963A"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22</w:t>
            </w:r>
          </w:p>
        </w:tc>
        <w:tc>
          <w:tcPr>
            <w:tcW w:w="0" w:type="auto"/>
            <w:noWrap/>
            <w:hideMark/>
          </w:tcPr>
          <w:p w14:paraId="654B1964"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c>
          <w:tcPr>
            <w:tcW w:w="0" w:type="auto"/>
            <w:noWrap/>
            <w:hideMark/>
          </w:tcPr>
          <w:p w14:paraId="0D1A07F1"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c>
          <w:tcPr>
            <w:tcW w:w="0" w:type="auto"/>
            <w:noWrap/>
            <w:hideMark/>
          </w:tcPr>
          <w:p w14:paraId="3AAF70A2"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0</w:t>
            </w:r>
          </w:p>
        </w:tc>
        <w:tc>
          <w:tcPr>
            <w:tcW w:w="0" w:type="auto"/>
            <w:noWrap/>
            <w:hideMark/>
          </w:tcPr>
          <w:p w14:paraId="7780C6A6" w14:textId="4EDD02FF"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7.</w:t>
            </w:r>
            <w:r w:rsidR="00C85773" w:rsidRPr="00A1522D">
              <w:rPr>
                <w:rFonts w:ascii="Times New Roman" w:hAnsi="Times New Roman" w:cs="Times New Roman"/>
                <w:bCs/>
                <w:sz w:val="14"/>
                <w:szCs w:val="14"/>
              </w:rPr>
              <w:t>8</w:t>
            </w:r>
          </w:p>
        </w:tc>
        <w:tc>
          <w:tcPr>
            <w:tcW w:w="0" w:type="auto"/>
            <w:noWrap/>
            <w:hideMark/>
          </w:tcPr>
          <w:p w14:paraId="2251B94E"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39</w:t>
            </w:r>
          </w:p>
        </w:tc>
        <w:tc>
          <w:tcPr>
            <w:tcW w:w="0" w:type="auto"/>
            <w:noWrap/>
            <w:hideMark/>
          </w:tcPr>
          <w:p w14:paraId="343EA780"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c>
          <w:tcPr>
            <w:tcW w:w="0" w:type="auto"/>
            <w:noWrap/>
            <w:hideMark/>
          </w:tcPr>
          <w:p w14:paraId="62AC9BE2"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137</w:t>
            </w:r>
          </w:p>
        </w:tc>
        <w:tc>
          <w:tcPr>
            <w:tcW w:w="0" w:type="auto"/>
            <w:noWrap/>
            <w:hideMark/>
          </w:tcPr>
          <w:p w14:paraId="12E52AC2" w14:textId="77777777" w:rsidR="007618E0" w:rsidRPr="00A1522D" w:rsidRDefault="007618E0" w:rsidP="007618E0">
            <w:pPr>
              <w:keepNext/>
              <w:rPr>
                <w:rFonts w:ascii="Times New Roman" w:hAnsi="Times New Roman" w:cs="Times New Roman"/>
                <w:bCs/>
                <w:sz w:val="14"/>
                <w:szCs w:val="14"/>
              </w:rPr>
            </w:pPr>
            <w:r w:rsidRPr="00A1522D">
              <w:rPr>
                <w:rFonts w:ascii="Times New Roman" w:hAnsi="Times New Roman" w:cs="Times New Roman"/>
                <w:bCs/>
                <w:sz w:val="14"/>
                <w:szCs w:val="14"/>
              </w:rPr>
              <w:t>100</w:t>
            </w:r>
          </w:p>
        </w:tc>
      </w:tr>
    </w:tbl>
    <w:p w14:paraId="576D9015" w14:textId="4B8FA4E3" w:rsidR="007618E0" w:rsidRPr="00A1522D" w:rsidRDefault="007618E0">
      <w:pPr>
        <w:pStyle w:val="Caption"/>
      </w:pPr>
      <w:r w:rsidRPr="00A1522D">
        <w:t>Capacity-weighted destination overlap computed with alternative source zones (PJM-DOM, ERCOT-LZ-NORTH, CAISO-NP15, others). Headline decorrelation result holds across all tested source zones.</w:t>
      </w:r>
    </w:p>
    <w:p w14:paraId="6FE02C78" w14:textId="77777777" w:rsidR="007618E0" w:rsidRPr="00A1522D" w:rsidRDefault="007618E0" w:rsidP="007618E0">
      <w:pPr>
        <w:rPr>
          <w:rFonts w:ascii="Times New Roman" w:hAnsi="Times New Roman" w:cs="Times New Roman"/>
          <w:bCs/>
        </w:rPr>
      </w:pPr>
      <w:r w:rsidRPr="00A1522D">
        <w:rPr>
          <w:rFonts w:ascii="Times New Roman" w:hAnsi="Times New Roman" w:cs="Times New Roman"/>
          <w:bCs/>
        </w:rPr>
        <w:t>Extended Data Table 2. Interconnection acceleration NPV assumptions.</w:t>
      </w:r>
    </w:p>
    <w:tbl>
      <w:tblPr>
        <w:tblStyle w:val="TableGrid"/>
        <w:tblW w:w="0" w:type="auto"/>
        <w:tblLook w:val="04A0" w:firstRow="1" w:lastRow="0" w:firstColumn="1" w:lastColumn="0" w:noHBand="0" w:noVBand="1"/>
      </w:tblPr>
      <w:tblGrid>
        <w:gridCol w:w="3697"/>
        <w:gridCol w:w="861"/>
        <w:gridCol w:w="5555"/>
      </w:tblGrid>
      <w:tr w:rsidR="002A1B01" w:rsidRPr="00093498" w14:paraId="41E0D714" w14:textId="77777777" w:rsidTr="00A1522D">
        <w:trPr>
          <w:trHeight w:val="290"/>
        </w:trPr>
        <w:tc>
          <w:tcPr>
            <w:tcW w:w="3697" w:type="dxa"/>
            <w:noWrap/>
            <w:hideMark/>
          </w:tcPr>
          <w:p w14:paraId="3FC11E0C" w14:textId="77777777" w:rsidR="002A1B01" w:rsidRPr="00A1522D" w:rsidRDefault="002A1B01">
            <w:pPr>
              <w:rPr>
                <w:rFonts w:ascii="Times New Roman" w:hAnsi="Times New Roman" w:cs="Times New Roman"/>
                <w:bCs/>
              </w:rPr>
            </w:pPr>
            <w:r w:rsidRPr="00A1522D">
              <w:rPr>
                <w:rFonts w:ascii="Times New Roman" w:hAnsi="Times New Roman" w:cs="Times New Roman"/>
                <w:bCs/>
              </w:rPr>
              <w:t>Parameter</w:t>
            </w:r>
          </w:p>
        </w:tc>
        <w:tc>
          <w:tcPr>
            <w:tcW w:w="861" w:type="dxa"/>
            <w:noWrap/>
            <w:hideMark/>
          </w:tcPr>
          <w:p w14:paraId="6EAA9929" w14:textId="77777777" w:rsidR="002A1B01" w:rsidRPr="00A1522D" w:rsidRDefault="002A1B01">
            <w:pPr>
              <w:rPr>
                <w:rFonts w:ascii="Times New Roman" w:hAnsi="Times New Roman" w:cs="Times New Roman"/>
                <w:bCs/>
              </w:rPr>
            </w:pPr>
            <w:r w:rsidRPr="00A1522D">
              <w:rPr>
                <w:rFonts w:ascii="Times New Roman" w:hAnsi="Times New Roman" w:cs="Times New Roman"/>
                <w:bCs/>
              </w:rPr>
              <w:t>Value</w:t>
            </w:r>
          </w:p>
        </w:tc>
        <w:tc>
          <w:tcPr>
            <w:tcW w:w="5555" w:type="dxa"/>
            <w:noWrap/>
            <w:hideMark/>
          </w:tcPr>
          <w:p w14:paraId="21C29BD4" w14:textId="77777777" w:rsidR="002A1B01" w:rsidRPr="00A1522D" w:rsidRDefault="002A1B01">
            <w:pPr>
              <w:rPr>
                <w:rFonts w:ascii="Times New Roman" w:hAnsi="Times New Roman" w:cs="Times New Roman"/>
                <w:bCs/>
              </w:rPr>
            </w:pPr>
            <w:r w:rsidRPr="00A1522D">
              <w:rPr>
                <w:rFonts w:ascii="Times New Roman" w:hAnsi="Times New Roman" w:cs="Times New Roman"/>
                <w:bCs/>
              </w:rPr>
              <w:t>Description</w:t>
            </w:r>
          </w:p>
        </w:tc>
      </w:tr>
      <w:tr w:rsidR="002A1B01" w:rsidRPr="00093498" w14:paraId="3A89DB51" w14:textId="77777777" w:rsidTr="00A1522D">
        <w:trPr>
          <w:trHeight w:val="290"/>
        </w:trPr>
        <w:tc>
          <w:tcPr>
            <w:tcW w:w="3697" w:type="dxa"/>
            <w:noWrap/>
            <w:hideMark/>
          </w:tcPr>
          <w:p w14:paraId="69A7E38B"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GPU_PER_MW_GRID</w:t>
            </w:r>
          </w:p>
        </w:tc>
        <w:tc>
          <w:tcPr>
            <w:tcW w:w="861" w:type="dxa"/>
            <w:noWrap/>
            <w:hideMark/>
          </w:tcPr>
          <w:p w14:paraId="68D13E0F" w14:textId="77777777" w:rsidR="002A1B01" w:rsidRPr="00A1522D" w:rsidRDefault="002A1B01" w:rsidP="002A1B01">
            <w:pPr>
              <w:rPr>
                <w:rFonts w:ascii="Times New Roman" w:hAnsi="Times New Roman" w:cs="Times New Roman"/>
                <w:bCs/>
                <w:sz w:val="20"/>
                <w:szCs w:val="20"/>
              </w:rPr>
            </w:pPr>
            <w:r w:rsidRPr="00A1522D">
              <w:rPr>
                <w:rFonts w:ascii="Times New Roman" w:hAnsi="Times New Roman" w:cs="Times New Roman"/>
                <w:bCs/>
                <w:sz w:val="20"/>
                <w:szCs w:val="20"/>
              </w:rPr>
              <w:t>603</w:t>
            </w:r>
          </w:p>
        </w:tc>
        <w:tc>
          <w:tcPr>
            <w:tcW w:w="5555" w:type="dxa"/>
            <w:noWrap/>
            <w:hideMark/>
          </w:tcPr>
          <w:p w14:paraId="3E46BB3D"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GPUs per MW of grid capacity (derived: 10.2 kW / 8 GPUs Ã— 1.3 PUE)</w:t>
            </w:r>
          </w:p>
        </w:tc>
      </w:tr>
      <w:tr w:rsidR="002A1B01" w:rsidRPr="00093498" w14:paraId="6D03409D" w14:textId="77777777" w:rsidTr="00A1522D">
        <w:trPr>
          <w:trHeight w:val="290"/>
        </w:trPr>
        <w:tc>
          <w:tcPr>
            <w:tcW w:w="3697" w:type="dxa"/>
            <w:noWrap/>
            <w:hideMark/>
          </w:tcPr>
          <w:p w14:paraId="55AF8931"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GPU_RATE_HR</w:t>
            </w:r>
          </w:p>
        </w:tc>
        <w:tc>
          <w:tcPr>
            <w:tcW w:w="861" w:type="dxa"/>
            <w:noWrap/>
            <w:hideMark/>
          </w:tcPr>
          <w:p w14:paraId="4A2F03AD" w14:textId="77777777" w:rsidR="002A1B01" w:rsidRPr="00A1522D" w:rsidRDefault="002A1B01" w:rsidP="002A1B01">
            <w:pPr>
              <w:rPr>
                <w:rFonts w:ascii="Times New Roman" w:hAnsi="Times New Roman" w:cs="Times New Roman"/>
                <w:bCs/>
                <w:sz w:val="20"/>
                <w:szCs w:val="20"/>
              </w:rPr>
            </w:pPr>
            <w:r w:rsidRPr="00A1522D">
              <w:rPr>
                <w:rFonts w:ascii="Times New Roman" w:hAnsi="Times New Roman" w:cs="Times New Roman"/>
                <w:bCs/>
                <w:sz w:val="20"/>
                <w:szCs w:val="20"/>
              </w:rPr>
              <w:t>2.2</w:t>
            </w:r>
          </w:p>
        </w:tc>
        <w:tc>
          <w:tcPr>
            <w:tcW w:w="5555" w:type="dxa"/>
            <w:noWrap/>
            <w:hideMark/>
          </w:tcPr>
          <w:p w14:paraId="08ACECC0"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H100 spot rate, USD/hour (Jan 2026)</w:t>
            </w:r>
          </w:p>
        </w:tc>
      </w:tr>
      <w:tr w:rsidR="002A1B01" w:rsidRPr="00093498" w14:paraId="6AA9CCEA" w14:textId="77777777" w:rsidTr="00A1522D">
        <w:trPr>
          <w:trHeight w:val="290"/>
        </w:trPr>
        <w:tc>
          <w:tcPr>
            <w:tcW w:w="3697" w:type="dxa"/>
            <w:noWrap/>
            <w:hideMark/>
          </w:tcPr>
          <w:p w14:paraId="30D2B016"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WACC</w:t>
            </w:r>
          </w:p>
        </w:tc>
        <w:tc>
          <w:tcPr>
            <w:tcW w:w="861" w:type="dxa"/>
            <w:noWrap/>
            <w:hideMark/>
          </w:tcPr>
          <w:p w14:paraId="1DBA08F2" w14:textId="77777777" w:rsidR="002A1B01" w:rsidRPr="00A1522D" w:rsidRDefault="002A1B01" w:rsidP="002A1B01">
            <w:pPr>
              <w:rPr>
                <w:rFonts w:ascii="Times New Roman" w:hAnsi="Times New Roman" w:cs="Times New Roman"/>
                <w:bCs/>
                <w:sz w:val="20"/>
                <w:szCs w:val="20"/>
              </w:rPr>
            </w:pPr>
            <w:r w:rsidRPr="00A1522D">
              <w:rPr>
                <w:rFonts w:ascii="Times New Roman" w:hAnsi="Times New Roman" w:cs="Times New Roman"/>
                <w:bCs/>
                <w:sz w:val="20"/>
                <w:szCs w:val="20"/>
              </w:rPr>
              <w:t>0.1</w:t>
            </w:r>
          </w:p>
        </w:tc>
        <w:tc>
          <w:tcPr>
            <w:tcW w:w="5555" w:type="dxa"/>
            <w:noWrap/>
            <w:hideMark/>
          </w:tcPr>
          <w:p w14:paraId="04F5F44C"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Weighted average cost of capital</w:t>
            </w:r>
          </w:p>
        </w:tc>
      </w:tr>
      <w:tr w:rsidR="002A1B01" w:rsidRPr="00093498" w14:paraId="26741FA2" w14:textId="77777777" w:rsidTr="00A1522D">
        <w:trPr>
          <w:trHeight w:val="290"/>
        </w:trPr>
        <w:tc>
          <w:tcPr>
            <w:tcW w:w="3697" w:type="dxa"/>
            <w:noWrap/>
            <w:hideMark/>
          </w:tcPr>
          <w:p w14:paraId="0F272DE3"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ACCELERATION_YEARS_CENTRAL</w:t>
            </w:r>
          </w:p>
        </w:tc>
        <w:tc>
          <w:tcPr>
            <w:tcW w:w="861" w:type="dxa"/>
            <w:noWrap/>
            <w:hideMark/>
          </w:tcPr>
          <w:p w14:paraId="6D18211F" w14:textId="77777777" w:rsidR="002A1B01" w:rsidRPr="00A1522D" w:rsidRDefault="002A1B01" w:rsidP="002A1B01">
            <w:pPr>
              <w:rPr>
                <w:rFonts w:ascii="Times New Roman" w:hAnsi="Times New Roman" w:cs="Times New Roman"/>
                <w:bCs/>
                <w:sz w:val="20"/>
                <w:szCs w:val="20"/>
              </w:rPr>
            </w:pPr>
            <w:r w:rsidRPr="00A1522D">
              <w:rPr>
                <w:rFonts w:ascii="Times New Roman" w:hAnsi="Times New Roman" w:cs="Times New Roman"/>
                <w:bCs/>
                <w:sz w:val="20"/>
                <w:szCs w:val="20"/>
              </w:rPr>
              <w:t>3</w:t>
            </w:r>
          </w:p>
        </w:tc>
        <w:tc>
          <w:tcPr>
            <w:tcW w:w="5555" w:type="dxa"/>
            <w:noWrap/>
            <w:hideMark/>
          </w:tcPr>
          <w:p w14:paraId="51BBA34A"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Queue acceleration window, central case (years)</w:t>
            </w:r>
          </w:p>
        </w:tc>
      </w:tr>
      <w:tr w:rsidR="002A1B01" w:rsidRPr="00093498" w14:paraId="20E94FE3" w14:textId="77777777" w:rsidTr="00A1522D">
        <w:trPr>
          <w:trHeight w:val="290"/>
        </w:trPr>
        <w:tc>
          <w:tcPr>
            <w:tcW w:w="3697" w:type="dxa"/>
            <w:noWrap/>
            <w:hideMark/>
          </w:tcPr>
          <w:p w14:paraId="4FEE43D8"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FACILITY_SIZE_MW</w:t>
            </w:r>
          </w:p>
        </w:tc>
        <w:tc>
          <w:tcPr>
            <w:tcW w:w="861" w:type="dxa"/>
            <w:noWrap/>
            <w:hideMark/>
          </w:tcPr>
          <w:p w14:paraId="02ADA5F1" w14:textId="77777777" w:rsidR="002A1B01" w:rsidRPr="00A1522D" w:rsidRDefault="002A1B01" w:rsidP="002A1B01">
            <w:pPr>
              <w:rPr>
                <w:rFonts w:ascii="Times New Roman" w:hAnsi="Times New Roman" w:cs="Times New Roman"/>
                <w:bCs/>
                <w:sz w:val="20"/>
                <w:szCs w:val="20"/>
              </w:rPr>
            </w:pPr>
            <w:r w:rsidRPr="00A1522D">
              <w:rPr>
                <w:rFonts w:ascii="Times New Roman" w:hAnsi="Times New Roman" w:cs="Times New Roman"/>
                <w:bCs/>
                <w:sz w:val="20"/>
                <w:szCs w:val="20"/>
              </w:rPr>
              <w:t>1000</w:t>
            </w:r>
          </w:p>
        </w:tc>
        <w:tc>
          <w:tcPr>
            <w:tcW w:w="5555" w:type="dxa"/>
            <w:noWrap/>
            <w:hideMark/>
          </w:tcPr>
          <w:p w14:paraId="5AC3B450"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Reference facility size (MW)</w:t>
            </w:r>
          </w:p>
        </w:tc>
      </w:tr>
      <w:tr w:rsidR="00A1522D" w:rsidRPr="00093498" w14:paraId="0B7E328B" w14:textId="77777777" w:rsidTr="00A1522D">
        <w:trPr>
          <w:trHeight w:val="290"/>
        </w:trPr>
        <w:tc>
          <w:tcPr>
            <w:tcW w:w="3697" w:type="dxa"/>
            <w:noWrap/>
          </w:tcPr>
          <w:p w14:paraId="35F9CB1C" w14:textId="7AF4C0D7" w:rsidR="00A1522D" w:rsidRPr="00A1522D" w:rsidRDefault="00A1522D">
            <w:pPr>
              <w:rPr>
                <w:rFonts w:ascii="Times New Roman" w:hAnsi="Times New Roman" w:cs="Times New Roman"/>
                <w:bCs/>
                <w:sz w:val="20"/>
                <w:szCs w:val="20"/>
              </w:rPr>
            </w:pPr>
            <w:r>
              <w:rPr>
                <w:rFonts w:ascii="Times New Roman" w:hAnsi="Times New Roman" w:cs="Times New Roman"/>
                <w:bCs/>
                <w:sz w:val="20"/>
                <w:szCs w:val="20"/>
              </w:rPr>
              <w:t>DEPTH_1GW_INF_DOM_MEAN</w:t>
            </w:r>
          </w:p>
        </w:tc>
        <w:tc>
          <w:tcPr>
            <w:tcW w:w="861" w:type="dxa"/>
            <w:noWrap/>
          </w:tcPr>
          <w:p w14:paraId="4AF1CA1D" w14:textId="338E35F9" w:rsidR="00A1522D" w:rsidRPr="00A1522D" w:rsidRDefault="00A1522D" w:rsidP="002A1B01">
            <w:pPr>
              <w:rPr>
                <w:rFonts w:ascii="Times New Roman" w:hAnsi="Times New Roman" w:cs="Times New Roman"/>
                <w:bCs/>
                <w:sz w:val="20"/>
                <w:szCs w:val="20"/>
              </w:rPr>
            </w:pPr>
            <w:r>
              <w:rPr>
                <w:rFonts w:ascii="Times New Roman" w:hAnsi="Times New Roman" w:cs="Times New Roman"/>
                <w:bCs/>
                <w:sz w:val="20"/>
                <w:szCs w:val="20"/>
              </w:rPr>
              <w:t>0.398</w:t>
            </w:r>
          </w:p>
        </w:tc>
        <w:tc>
          <w:tcPr>
            <w:tcW w:w="5555" w:type="dxa"/>
            <w:noWrap/>
          </w:tcPr>
          <w:p w14:paraId="38E38550" w14:textId="539F17B9" w:rsidR="00A1522D" w:rsidRPr="00A1522D" w:rsidRDefault="00A1522D">
            <w:pPr>
              <w:rPr>
                <w:rFonts w:ascii="Times New Roman" w:hAnsi="Times New Roman" w:cs="Times New Roman"/>
                <w:bCs/>
                <w:sz w:val="20"/>
                <w:szCs w:val="20"/>
              </w:rPr>
            </w:pPr>
            <w:r>
              <w:rPr>
                <w:rFonts w:ascii="Times New Roman" w:hAnsi="Times New Roman" w:cs="Times New Roman"/>
                <w:bCs/>
                <w:sz w:val="20"/>
                <w:szCs w:val="20"/>
              </w:rPr>
              <w:t xml:space="preserve">Mean commitment depth at 1 GW (inference-dominant </w:t>
            </w:r>
            <w:ins w:id="1665" w:author="Chris Dunlap" w:date="2026-05-10T22:56:00Z" w16du:dateUtc="2026-05-11T03:56:00Z">
              <w:r w:rsidR="0060691A">
                <w:rPr>
                  <w:rFonts w:ascii="Times New Roman" w:hAnsi="Times New Roman" w:cs="Times New Roman"/>
                  <w:bCs/>
                  <w:sz w:val="20"/>
                  <w:szCs w:val="20"/>
                </w:rPr>
                <w:t>scenario</w:t>
              </w:r>
            </w:ins>
            <w:del w:id="1666" w:author="Chris Dunlap" w:date="2026-05-10T22:56:00Z" w16du:dateUtc="2026-05-11T03:56:00Z">
              <w:r w:rsidDel="0060691A">
                <w:rPr>
                  <w:rFonts w:ascii="Times New Roman" w:hAnsi="Times New Roman" w:cs="Times New Roman"/>
                  <w:bCs/>
                  <w:sz w:val="20"/>
                  <w:szCs w:val="20"/>
                </w:rPr>
                <w:delText>scope</w:delText>
              </w:r>
            </w:del>
            <w:r>
              <w:rPr>
                <w:rFonts w:ascii="Times New Roman" w:hAnsi="Times New Roman" w:cs="Times New Roman"/>
                <w:bCs/>
                <w:sz w:val="20"/>
                <w:szCs w:val="20"/>
              </w:rPr>
              <w:t>) underlying NPV ratio</w:t>
            </w:r>
          </w:p>
        </w:tc>
      </w:tr>
      <w:tr w:rsidR="002A1B01" w:rsidRPr="00093498" w14:paraId="024013EF" w14:textId="77777777" w:rsidTr="00A1522D">
        <w:trPr>
          <w:trHeight w:val="290"/>
        </w:trPr>
        <w:tc>
          <w:tcPr>
            <w:tcW w:w="3697" w:type="dxa"/>
            <w:noWrap/>
            <w:hideMark/>
          </w:tcPr>
          <w:p w14:paraId="31AA7462"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NPV_CONSERVATIVE_BILLIONS_USD</w:t>
            </w:r>
          </w:p>
        </w:tc>
        <w:tc>
          <w:tcPr>
            <w:tcW w:w="861" w:type="dxa"/>
            <w:noWrap/>
            <w:hideMark/>
          </w:tcPr>
          <w:p w14:paraId="733FA0ED" w14:textId="77777777" w:rsidR="002A1B01" w:rsidRPr="00A1522D" w:rsidRDefault="002A1B01" w:rsidP="002A1B01">
            <w:pPr>
              <w:rPr>
                <w:rFonts w:ascii="Times New Roman" w:hAnsi="Times New Roman" w:cs="Times New Roman"/>
                <w:bCs/>
                <w:sz w:val="20"/>
                <w:szCs w:val="20"/>
              </w:rPr>
            </w:pPr>
            <w:r w:rsidRPr="00A1522D">
              <w:rPr>
                <w:rFonts w:ascii="Times New Roman" w:hAnsi="Times New Roman" w:cs="Times New Roman"/>
                <w:bCs/>
                <w:sz w:val="20"/>
                <w:szCs w:val="20"/>
              </w:rPr>
              <w:t>16.1</w:t>
            </w:r>
          </w:p>
        </w:tc>
        <w:tc>
          <w:tcPr>
            <w:tcW w:w="5555" w:type="dxa"/>
            <w:noWrap/>
            <w:hideMark/>
          </w:tcPr>
          <w:p w14:paraId="6B0D8F51"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NPV of accelerated interconnection, conservative (2-year acceleration)</w:t>
            </w:r>
          </w:p>
        </w:tc>
      </w:tr>
      <w:tr w:rsidR="002A1B01" w:rsidRPr="00093498" w14:paraId="1484EE4E" w14:textId="77777777" w:rsidTr="00A1522D">
        <w:trPr>
          <w:trHeight w:val="290"/>
        </w:trPr>
        <w:tc>
          <w:tcPr>
            <w:tcW w:w="3697" w:type="dxa"/>
            <w:noWrap/>
            <w:hideMark/>
          </w:tcPr>
          <w:p w14:paraId="6F4974E3"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NPV_CENTRAL_BILLIONS_USD</w:t>
            </w:r>
          </w:p>
        </w:tc>
        <w:tc>
          <w:tcPr>
            <w:tcW w:w="861" w:type="dxa"/>
            <w:noWrap/>
            <w:hideMark/>
          </w:tcPr>
          <w:p w14:paraId="70162A17" w14:textId="77777777" w:rsidR="002A1B01" w:rsidRPr="00A1522D" w:rsidRDefault="002A1B01" w:rsidP="002A1B01">
            <w:pPr>
              <w:rPr>
                <w:rFonts w:ascii="Times New Roman" w:hAnsi="Times New Roman" w:cs="Times New Roman"/>
                <w:bCs/>
                <w:sz w:val="20"/>
                <w:szCs w:val="20"/>
              </w:rPr>
            </w:pPr>
            <w:r w:rsidRPr="00A1522D">
              <w:rPr>
                <w:rFonts w:ascii="Times New Roman" w:hAnsi="Times New Roman" w:cs="Times New Roman"/>
                <w:bCs/>
                <w:sz w:val="20"/>
                <w:szCs w:val="20"/>
              </w:rPr>
              <w:t>23.1</w:t>
            </w:r>
          </w:p>
        </w:tc>
        <w:tc>
          <w:tcPr>
            <w:tcW w:w="5555" w:type="dxa"/>
            <w:noWrap/>
            <w:hideMark/>
          </w:tcPr>
          <w:p w14:paraId="1D59AE6B"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NPV of accelerated interconnection, central (3-year acceleration)</w:t>
            </w:r>
          </w:p>
        </w:tc>
      </w:tr>
      <w:tr w:rsidR="002A1B01" w:rsidRPr="00093498" w14:paraId="48128A6F" w14:textId="77777777" w:rsidTr="00A1522D">
        <w:trPr>
          <w:trHeight w:val="290"/>
        </w:trPr>
        <w:tc>
          <w:tcPr>
            <w:tcW w:w="3697" w:type="dxa"/>
            <w:noWrap/>
            <w:hideMark/>
          </w:tcPr>
          <w:p w14:paraId="4AB6D8FD"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NPV_OPTIMISTIC_BILLIONS_USD</w:t>
            </w:r>
          </w:p>
        </w:tc>
        <w:tc>
          <w:tcPr>
            <w:tcW w:w="861" w:type="dxa"/>
            <w:noWrap/>
            <w:hideMark/>
          </w:tcPr>
          <w:p w14:paraId="63AF33A8" w14:textId="77777777" w:rsidR="002A1B01" w:rsidRPr="00A1522D" w:rsidRDefault="002A1B01" w:rsidP="002A1B01">
            <w:pPr>
              <w:rPr>
                <w:rFonts w:ascii="Times New Roman" w:hAnsi="Times New Roman" w:cs="Times New Roman"/>
                <w:bCs/>
                <w:sz w:val="20"/>
                <w:szCs w:val="20"/>
              </w:rPr>
            </w:pPr>
            <w:r w:rsidRPr="00A1522D">
              <w:rPr>
                <w:rFonts w:ascii="Times New Roman" w:hAnsi="Times New Roman" w:cs="Times New Roman"/>
                <w:bCs/>
                <w:sz w:val="20"/>
                <w:szCs w:val="20"/>
              </w:rPr>
              <w:t>29.5</w:t>
            </w:r>
          </w:p>
        </w:tc>
        <w:tc>
          <w:tcPr>
            <w:tcW w:w="5555" w:type="dxa"/>
            <w:noWrap/>
            <w:hideMark/>
          </w:tcPr>
          <w:p w14:paraId="535D9463"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NPV of accelerated interconnection, optimistic (4-year acceleration)</w:t>
            </w:r>
          </w:p>
        </w:tc>
      </w:tr>
      <w:tr w:rsidR="002A1B01" w:rsidRPr="00093498" w14:paraId="667ACD50" w14:textId="77777777" w:rsidTr="00A1522D">
        <w:trPr>
          <w:trHeight w:val="290"/>
        </w:trPr>
        <w:tc>
          <w:tcPr>
            <w:tcW w:w="3697" w:type="dxa"/>
            <w:noWrap/>
            <w:hideMark/>
          </w:tcPr>
          <w:p w14:paraId="0A559074"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DOMINANCE_RATIO</w:t>
            </w:r>
          </w:p>
        </w:tc>
        <w:tc>
          <w:tcPr>
            <w:tcW w:w="861" w:type="dxa"/>
            <w:noWrap/>
            <w:hideMark/>
          </w:tcPr>
          <w:p w14:paraId="0F937A99" w14:textId="1D6BA2F9" w:rsidR="002A1B01" w:rsidRPr="00A1522D" w:rsidRDefault="00A1522D" w:rsidP="002A1B01">
            <w:pPr>
              <w:rPr>
                <w:rFonts w:ascii="Times New Roman" w:hAnsi="Times New Roman" w:cs="Times New Roman"/>
                <w:bCs/>
                <w:sz w:val="20"/>
                <w:szCs w:val="20"/>
              </w:rPr>
            </w:pPr>
            <w:r w:rsidRPr="00A1522D">
              <w:rPr>
                <w:rFonts w:ascii="Times New Roman" w:hAnsi="Times New Roman" w:cs="Times New Roman"/>
                <w:bCs/>
                <w:sz w:val="20"/>
                <w:szCs w:val="20"/>
              </w:rPr>
              <w:t>518.2</w:t>
            </w:r>
          </w:p>
        </w:tc>
        <w:tc>
          <w:tcPr>
            <w:tcW w:w="5555" w:type="dxa"/>
            <w:noWrap/>
            <w:hideMark/>
          </w:tcPr>
          <w:p w14:paraId="27D30BDC" w14:textId="4161488D" w:rsidR="002A1B01" w:rsidRPr="00A1522D" w:rsidRDefault="002A1B01" w:rsidP="002A1B01">
            <w:pPr>
              <w:keepNext/>
              <w:rPr>
                <w:rFonts w:ascii="Times New Roman" w:hAnsi="Times New Roman" w:cs="Times New Roman"/>
                <w:bCs/>
                <w:sz w:val="20"/>
                <w:szCs w:val="20"/>
              </w:rPr>
            </w:pPr>
            <w:r w:rsidRPr="00A1522D">
              <w:rPr>
                <w:rFonts w:ascii="Times New Roman" w:hAnsi="Times New Roman" w:cs="Times New Roman"/>
                <w:bCs/>
                <w:sz w:val="20"/>
                <w:szCs w:val="20"/>
              </w:rPr>
              <w:t xml:space="preserve">Ratio of IX NPV </w:t>
            </w:r>
            <w:r w:rsidR="00A1522D" w:rsidRPr="00A1522D">
              <w:rPr>
                <w:rFonts w:ascii="Times New Roman" w:hAnsi="Times New Roman" w:cs="Times New Roman"/>
                <w:bCs/>
                <w:sz w:val="20"/>
                <w:szCs w:val="20"/>
              </w:rPr>
              <w:t xml:space="preserve">(central) </w:t>
            </w:r>
            <w:r w:rsidRPr="00A1522D">
              <w:rPr>
                <w:rFonts w:ascii="Times New Roman" w:hAnsi="Times New Roman" w:cs="Times New Roman"/>
                <w:bCs/>
                <w:sz w:val="20"/>
                <w:szCs w:val="20"/>
              </w:rPr>
              <w:t xml:space="preserve">to annual </w:t>
            </w:r>
            <w:r w:rsidR="00A1522D" w:rsidRPr="00A1522D">
              <w:rPr>
                <w:rFonts w:ascii="Times New Roman" w:hAnsi="Times New Roman" w:cs="Times New Roman"/>
                <w:bCs/>
                <w:sz w:val="20"/>
                <w:szCs w:val="20"/>
              </w:rPr>
              <w:t xml:space="preserve">total </w:t>
            </w:r>
            <w:r w:rsidRPr="00A1522D">
              <w:rPr>
                <w:rFonts w:ascii="Times New Roman" w:hAnsi="Times New Roman" w:cs="Times New Roman"/>
                <w:bCs/>
                <w:sz w:val="20"/>
                <w:szCs w:val="20"/>
              </w:rPr>
              <w:t xml:space="preserve">capacity revenue </w:t>
            </w:r>
            <w:r w:rsidR="00A1522D" w:rsidRPr="00A1522D">
              <w:rPr>
                <w:rFonts w:ascii="Times New Roman" w:hAnsi="Times New Roman" w:cs="Times New Roman"/>
                <w:bCs/>
                <w:sz w:val="20"/>
                <w:szCs w:val="20"/>
              </w:rPr>
              <w:t>at mean commitment depth</w:t>
            </w:r>
          </w:p>
        </w:tc>
      </w:tr>
    </w:tbl>
    <w:p w14:paraId="0616E1B2" w14:textId="2290D98B" w:rsidR="007618E0" w:rsidRDefault="002A1B01" w:rsidP="002A1B01">
      <w:pPr>
        <w:pStyle w:val="Caption"/>
      </w:pPr>
      <w:r w:rsidRPr="00A1522D">
        <w:t>Input parameters and central estimate for the interconnection acceleration NPV calculation reported in Section 6</w:t>
      </w:r>
    </w:p>
    <w:p w14:paraId="49F51E47" w14:textId="77777777" w:rsidR="00D16F6D" w:rsidRDefault="00D16F6D" w:rsidP="00D16F6D"/>
    <w:p w14:paraId="596034D3" w14:textId="77777777" w:rsidR="00D16F6D" w:rsidRDefault="00D16F6D" w:rsidP="00D16F6D"/>
    <w:p w14:paraId="63A598BB" w14:textId="77777777" w:rsidR="006B6A78" w:rsidRDefault="006B6A78" w:rsidP="00D16F6D"/>
    <w:p w14:paraId="1C315303" w14:textId="0DB071D6" w:rsidR="00A1522D" w:rsidRPr="00A1522D" w:rsidRDefault="00A1522D" w:rsidP="00A1522D">
      <w:pPr>
        <w:rPr>
          <w:rFonts w:ascii="Times New Roman" w:hAnsi="Times New Roman" w:cs="Times New Roman"/>
          <w:bCs/>
        </w:rPr>
      </w:pPr>
      <w:r w:rsidRPr="00A1522D">
        <w:rPr>
          <w:rFonts w:ascii="Times New Roman" w:hAnsi="Times New Roman" w:cs="Times New Roman"/>
          <w:bCs/>
        </w:rPr>
        <w:lastRenderedPageBreak/>
        <w:t xml:space="preserve">Extended Data Table </w:t>
      </w:r>
      <w:r>
        <w:rPr>
          <w:rFonts w:ascii="Times New Roman" w:hAnsi="Times New Roman" w:cs="Times New Roman"/>
          <w:bCs/>
        </w:rPr>
        <w:t>3</w:t>
      </w:r>
      <w:r w:rsidRPr="00A1522D">
        <w:rPr>
          <w:rFonts w:ascii="Times New Roman" w:hAnsi="Times New Roman" w:cs="Times New Roman"/>
          <w:bCs/>
        </w:rPr>
        <w:t>.</w:t>
      </w:r>
      <w:r>
        <w:rPr>
          <w:rFonts w:ascii="Times New Roman" w:hAnsi="Times New Roman" w:cs="Times New Roman"/>
          <w:bCs/>
        </w:rPr>
        <w:t>Source-zone robustness check</w:t>
      </w:r>
      <w:r w:rsidRPr="00A1522D">
        <w:rPr>
          <w:rFonts w:ascii="Times New Roman" w:hAnsi="Times New Roman" w:cs="Times New Roman"/>
          <w:bCs/>
        </w:rPr>
        <w:t>.</w:t>
      </w:r>
    </w:p>
    <w:tbl>
      <w:tblPr>
        <w:tblStyle w:val="TableGrid"/>
        <w:tblW w:w="0" w:type="auto"/>
        <w:tblLook w:val="04A0" w:firstRow="1" w:lastRow="0" w:firstColumn="1" w:lastColumn="0" w:noHBand="0" w:noVBand="1"/>
        <w:tblPrChange w:id="1667" w:author="Chris Dunlap" w:date="2026-05-10T14:20:00Z" w16du:dateUtc="2026-05-10T19:20:00Z">
          <w:tblPr>
            <w:tblStyle w:val="TableGrid"/>
            <w:tblW w:w="0" w:type="auto"/>
            <w:tblLook w:val="04A0" w:firstRow="1" w:lastRow="0" w:firstColumn="1" w:lastColumn="0" w:noHBand="0" w:noVBand="1"/>
          </w:tblPr>
        </w:tblPrChange>
      </w:tblPr>
      <w:tblGrid>
        <w:gridCol w:w="1615"/>
        <w:gridCol w:w="1563"/>
        <w:gridCol w:w="1403"/>
        <w:gridCol w:w="817"/>
        <w:gridCol w:w="755"/>
        <w:gridCol w:w="1762"/>
        <w:gridCol w:w="5035"/>
        <w:tblGridChange w:id="1668">
          <w:tblGrid>
            <w:gridCol w:w="1615"/>
            <w:gridCol w:w="1563"/>
            <w:gridCol w:w="1112"/>
            <w:gridCol w:w="291"/>
            <w:gridCol w:w="560"/>
            <w:gridCol w:w="257"/>
            <w:gridCol w:w="512"/>
            <w:gridCol w:w="243"/>
            <w:gridCol w:w="1242"/>
            <w:gridCol w:w="520"/>
            <w:gridCol w:w="5035"/>
          </w:tblGrid>
        </w:tblGridChange>
      </w:tblGrid>
      <w:tr w:rsidR="000A601D" w:rsidRPr="00093498" w14:paraId="19D94100" w14:textId="77777777" w:rsidTr="00501678">
        <w:trPr>
          <w:trHeight w:val="290"/>
          <w:trPrChange w:id="1669" w:author="Chris Dunlap" w:date="2026-05-10T14:20:00Z" w16du:dateUtc="2026-05-10T19:20:00Z">
            <w:trPr>
              <w:trHeight w:val="290"/>
            </w:trPr>
          </w:trPrChange>
        </w:trPr>
        <w:tc>
          <w:tcPr>
            <w:tcW w:w="1615" w:type="dxa"/>
            <w:noWrap/>
            <w:hideMark/>
            <w:tcPrChange w:id="1670" w:author="Chris Dunlap" w:date="2026-05-10T14:20:00Z" w16du:dateUtc="2026-05-10T19:20:00Z">
              <w:tcPr>
                <w:tcW w:w="1615" w:type="dxa"/>
                <w:noWrap/>
                <w:hideMark/>
              </w:tcPr>
            </w:tcPrChange>
          </w:tcPr>
          <w:p w14:paraId="2B4A5CED" w14:textId="78089AF6" w:rsidR="000A601D" w:rsidRPr="00A1522D" w:rsidRDefault="000A601D" w:rsidP="008B4284">
            <w:pPr>
              <w:rPr>
                <w:rFonts w:ascii="Times New Roman" w:hAnsi="Times New Roman" w:cs="Times New Roman"/>
                <w:bCs/>
              </w:rPr>
            </w:pPr>
            <w:r>
              <w:rPr>
                <w:rFonts w:ascii="Times New Roman" w:hAnsi="Times New Roman" w:cs="Times New Roman"/>
                <w:bCs/>
              </w:rPr>
              <w:t>Source zone</w:t>
            </w:r>
          </w:p>
        </w:tc>
        <w:tc>
          <w:tcPr>
            <w:tcW w:w="1563" w:type="dxa"/>
            <w:noWrap/>
            <w:hideMark/>
            <w:tcPrChange w:id="1671" w:author="Chris Dunlap" w:date="2026-05-10T14:20:00Z" w16du:dateUtc="2026-05-10T19:20:00Z">
              <w:tcPr>
                <w:tcW w:w="1563" w:type="dxa"/>
                <w:noWrap/>
                <w:hideMark/>
              </w:tcPr>
            </w:tcPrChange>
          </w:tcPr>
          <w:p w14:paraId="5EDBCAD6" w14:textId="3D33C7F6" w:rsidR="000A601D" w:rsidRPr="00A1522D" w:rsidRDefault="000A601D" w:rsidP="008B4284">
            <w:pPr>
              <w:rPr>
                <w:rFonts w:ascii="Times New Roman" w:hAnsi="Times New Roman" w:cs="Times New Roman"/>
                <w:bCs/>
              </w:rPr>
            </w:pPr>
            <w:r>
              <w:rPr>
                <w:rFonts w:ascii="Times New Roman" w:hAnsi="Times New Roman" w:cs="Times New Roman"/>
                <w:bCs/>
              </w:rPr>
              <w:t>Configuration</w:t>
            </w:r>
          </w:p>
        </w:tc>
        <w:tc>
          <w:tcPr>
            <w:tcW w:w="1112" w:type="dxa"/>
            <w:tcPrChange w:id="1672" w:author="Chris Dunlap" w:date="2026-05-10T14:20:00Z" w16du:dateUtc="2026-05-10T19:20:00Z">
              <w:tcPr>
                <w:tcW w:w="1112" w:type="dxa"/>
              </w:tcPr>
            </w:tcPrChange>
          </w:tcPr>
          <w:p w14:paraId="2A56806C" w14:textId="59A80028" w:rsidR="000A601D" w:rsidRPr="00A1522D" w:rsidRDefault="000A601D" w:rsidP="008B4284">
            <w:pPr>
              <w:rPr>
                <w:rFonts w:ascii="Times New Roman" w:hAnsi="Times New Roman" w:cs="Times New Roman"/>
                <w:bCs/>
              </w:rPr>
            </w:pPr>
            <w:r>
              <w:rPr>
                <w:rFonts w:ascii="Times New Roman" w:hAnsi="Times New Roman" w:cs="Times New Roman"/>
                <w:bCs/>
              </w:rPr>
              <w:t>Sc</w:t>
            </w:r>
            <w:ins w:id="1673" w:author="Chris Dunlap" w:date="2026-05-10T22:47:00Z" w16du:dateUtc="2026-05-11T03:47:00Z">
              <w:r w:rsidR="00BB2825">
                <w:rPr>
                  <w:rFonts w:ascii="Times New Roman" w:hAnsi="Times New Roman" w:cs="Times New Roman"/>
                  <w:bCs/>
                </w:rPr>
                <w:t>enario</w:t>
              </w:r>
            </w:ins>
            <w:del w:id="1674" w:author="Chris Dunlap" w:date="2026-05-10T22:47:00Z" w16du:dateUtc="2026-05-11T03:47:00Z">
              <w:r w:rsidDel="00BB2825">
                <w:rPr>
                  <w:rFonts w:ascii="Times New Roman" w:hAnsi="Times New Roman" w:cs="Times New Roman"/>
                  <w:bCs/>
                </w:rPr>
                <w:delText>ope</w:delText>
              </w:r>
            </w:del>
          </w:p>
        </w:tc>
        <w:tc>
          <w:tcPr>
            <w:tcW w:w="851" w:type="dxa"/>
            <w:tcPrChange w:id="1675" w:author="Chris Dunlap" w:date="2026-05-10T14:20:00Z" w16du:dateUtc="2026-05-10T19:20:00Z">
              <w:tcPr>
                <w:tcW w:w="851" w:type="dxa"/>
                <w:gridSpan w:val="2"/>
              </w:tcPr>
            </w:tcPrChange>
          </w:tcPr>
          <w:p w14:paraId="70860826" w14:textId="472E5C9C" w:rsidR="000A601D" w:rsidRPr="00A1522D" w:rsidRDefault="000A601D" w:rsidP="008B4284">
            <w:pPr>
              <w:rPr>
                <w:rFonts w:ascii="Times New Roman" w:hAnsi="Times New Roman" w:cs="Times New Roman"/>
                <w:bCs/>
              </w:rPr>
            </w:pPr>
            <w:r>
              <w:rPr>
                <w:rFonts w:ascii="Times New Roman" w:hAnsi="Times New Roman" w:cs="Times New Roman"/>
                <w:bCs/>
              </w:rPr>
              <w:t>Mean</w:t>
            </w:r>
          </w:p>
        </w:tc>
        <w:tc>
          <w:tcPr>
            <w:tcW w:w="769" w:type="dxa"/>
            <w:tcPrChange w:id="1676" w:author="Chris Dunlap" w:date="2026-05-10T14:20:00Z" w16du:dateUtc="2026-05-10T19:20:00Z">
              <w:tcPr>
                <w:tcW w:w="769" w:type="dxa"/>
                <w:gridSpan w:val="2"/>
              </w:tcPr>
            </w:tcPrChange>
          </w:tcPr>
          <w:p w14:paraId="1FB09CF4" w14:textId="47D7EF5D" w:rsidR="000A601D" w:rsidRPr="00A1522D" w:rsidRDefault="000A601D" w:rsidP="008B4284">
            <w:pPr>
              <w:rPr>
                <w:rFonts w:ascii="Times New Roman" w:hAnsi="Times New Roman" w:cs="Times New Roman"/>
                <w:bCs/>
              </w:rPr>
            </w:pPr>
            <w:r>
              <w:rPr>
                <w:rFonts w:ascii="Times New Roman" w:hAnsi="Times New Roman" w:cs="Times New Roman"/>
                <w:bCs/>
              </w:rPr>
              <w:t>P5</w:t>
            </w:r>
          </w:p>
        </w:tc>
        <w:tc>
          <w:tcPr>
            <w:tcW w:w="2005" w:type="dxa"/>
            <w:tcPrChange w:id="1677" w:author="Chris Dunlap" w:date="2026-05-10T14:20:00Z" w16du:dateUtc="2026-05-10T19:20:00Z">
              <w:tcPr>
                <w:tcW w:w="1485" w:type="dxa"/>
                <w:gridSpan w:val="2"/>
              </w:tcPr>
            </w:tcPrChange>
          </w:tcPr>
          <w:p w14:paraId="19ECBD5C" w14:textId="40759F71" w:rsidR="000A601D" w:rsidRPr="00A1522D" w:rsidRDefault="000A601D" w:rsidP="008B4284">
            <w:pPr>
              <w:rPr>
                <w:rFonts w:ascii="Times New Roman" w:hAnsi="Times New Roman" w:cs="Times New Roman"/>
                <w:bCs/>
              </w:rPr>
            </w:pPr>
            <w:del w:id="1678" w:author="Chris Dunlap" w:date="2026-05-10T14:19:00Z" w16du:dateUtc="2026-05-10T19:19:00Z">
              <w:r w:rsidDel="00501678">
                <w:rPr>
                  <w:rFonts w:ascii="Times New Roman" w:hAnsi="Times New Roman" w:cs="Times New Roman"/>
                  <w:bCs/>
                </w:rPr>
                <w:delText>CVaR</w:delText>
              </w:r>
            </w:del>
            <w:ins w:id="1679" w:author="Chris Dunlap" w:date="2026-05-10T14:19:00Z" w16du:dateUtc="2026-05-10T19:19:00Z">
              <w:r w:rsidR="00501678">
                <w:rPr>
                  <w:rFonts w:ascii="Times New Roman" w:hAnsi="Times New Roman" w:cs="Times New Roman"/>
                  <w:bCs/>
                </w:rPr>
                <w:t>Cond. Shortfall (CVAR</w:t>
              </w:r>
            </w:ins>
          </w:p>
        </w:tc>
        <w:tc>
          <w:tcPr>
            <w:tcW w:w="5035" w:type="dxa"/>
            <w:noWrap/>
            <w:hideMark/>
            <w:tcPrChange w:id="1680" w:author="Chris Dunlap" w:date="2026-05-10T14:20:00Z" w16du:dateUtc="2026-05-10T19:20:00Z">
              <w:tcPr>
                <w:tcW w:w="5555" w:type="dxa"/>
                <w:gridSpan w:val="2"/>
                <w:noWrap/>
                <w:hideMark/>
              </w:tcPr>
            </w:tcPrChange>
          </w:tcPr>
          <w:p w14:paraId="31014C4F" w14:textId="0B352D28" w:rsidR="000A601D" w:rsidRPr="00A1522D" w:rsidRDefault="000A601D" w:rsidP="008B4284">
            <w:pPr>
              <w:rPr>
                <w:rFonts w:ascii="Times New Roman" w:hAnsi="Times New Roman" w:cs="Times New Roman"/>
                <w:bCs/>
              </w:rPr>
            </w:pPr>
            <w:r>
              <w:rPr>
                <w:rFonts w:ascii="Times New Roman" w:hAnsi="Times New Roman" w:cs="Times New Roman"/>
                <w:bCs/>
              </w:rPr>
              <w:t>n hours</w:t>
            </w:r>
          </w:p>
        </w:tc>
      </w:tr>
      <w:tr w:rsidR="000A601D" w:rsidRPr="00093498" w14:paraId="7205C289" w14:textId="77777777" w:rsidTr="00501678">
        <w:trPr>
          <w:trHeight w:val="290"/>
          <w:trPrChange w:id="1681" w:author="Chris Dunlap" w:date="2026-05-10T14:20:00Z" w16du:dateUtc="2026-05-10T19:20:00Z">
            <w:trPr>
              <w:trHeight w:val="290"/>
            </w:trPr>
          </w:trPrChange>
        </w:trPr>
        <w:tc>
          <w:tcPr>
            <w:tcW w:w="1615" w:type="dxa"/>
            <w:noWrap/>
            <w:hideMark/>
            <w:tcPrChange w:id="1682" w:author="Chris Dunlap" w:date="2026-05-10T14:20:00Z" w16du:dateUtc="2026-05-10T19:20:00Z">
              <w:tcPr>
                <w:tcW w:w="1615" w:type="dxa"/>
                <w:noWrap/>
                <w:hideMark/>
              </w:tcPr>
            </w:tcPrChange>
          </w:tcPr>
          <w:p w14:paraId="3E9F6FB9" w14:textId="246731F6"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PJM ComEd</w:t>
            </w:r>
          </w:p>
        </w:tc>
        <w:tc>
          <w:tcPr>
            <w:tcW w:w="1563" w:type="dxa"/>
            <w:noWrap/>
            <w:hideMark/>
            <w:tcPrChange w:id="1683" w:author="Chris Dunlap" w:date="2026-05-10T14:20:00Z" w16du:dateUtc="2026-05-10T19:20:00Z">
              <w:tcPr>
                <w:tcW w:w="1563" w:type="dxa"/>
                <w:noWrap/>
                <w:hideMark/>
              </w:tcPr>
            </w:tcPrChange>
          </w:tcPr>
          <w:p w14:paraId="058DD411" w14:textId="4A92141F"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Single facility (500 MW)</w:t>
            </w:r>
          </w:p>
        </w:tc>
        <w:tc>
          <w:tcPr>
            <w:tcW w:w="1112" w:type="dxa"/>
            <w:tcPrChange w:id="1684" w:author="Chris Dunlap" w:date="2026-05-10T14:20:00Z" w16du:dateUtc="2026-05-10T19:20:00Z">
              <w:tcPr>
                <w:tcW w:w="1112" w:type="dxa"/>
              </w:tcPr>
            </w:tcPrChange>
          </w:tcPr>
          <w:p w14:paraId="5A7CBC31" w14:textId="44E71D04"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Inference-dominant</w:t>
            </w:r>
          </w:p>
        </w:tc>
        <w:tc>
          <w:tcPr>
            <w:tcW w:w="851" w:type="dxa"/>
            <w:tcPrChange w:id="1685" w:author="Chris Dunlap" w:date="2026-05-10T14:20:00Z" w16du:dateUtc="2026-05-10T19:20:00Z">
              <w:tcPr>
                <w:tcW w:w="851" w:type="dxa"/>
                <w:gridSpan w:val="2"/>
              </w:tcPr>
            </w:tcPrChange>
          </w:tcPr>
          <w:p w14:paraId="7CE68AC8" w14:textId="7D358EFC"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40.0%</w:t>
            </w:r>
          </w:p>
        </w:tc>
        <w:tc>
          <w:tcPr>
            <w:tcW w:w="769" w:type="dxa"/>
            <w:tcPrChange w:id="1686" w:author="Chris Dunlap" w:date="2026-05-10T14:20:00Z" w16du:dateUtc="2026-05-10T19:20:00Z">
              <w:tcPr>
                <w:tcW w:w="769" w:type="dxa"/>
                <w:gridSpan w:val="2"/>
              </w:tcPr>
            </w:tcPrChange>
          </w:tcPr>
          <w:p w14:paraId="7904711B" w14:textId="49CB903B"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38.5%</w:t>
            </w:r>
          </w:p>
        </w:tc>
        <w:tc>
          <w:tcPr>
            <w:tcW w:w="2005" w:type="dxa"/>
            <w:tcPrChange w:id="1687" w:author="Chris Dunlap" w:date="2026-05-10T14:20:00Z" w16du:dateUtc="2026-05-10T19:20:00Z">
              <w:tcPr>
                <w:tcW w:w="1485" w:type="dxa"/>
                <w:gridSpan w:val="2"/>
              </w:tcPr>
            </w:tcPrChange>
          </w:tcPr>
          <w:p w14:paraId="0B880D3A" w14:textId="6201C58F"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33.1%</w:t>
            </w:r>
          </w:p>
        </w:tc>
        <w:tc>
          <w:tcPr>
            <w:tcW w:w="5035" w:type="dxa"/>
            <w:noWrap/>
            <w:hideMark/>
            <w:tcPrChange w:id="1688" w:author="Chris Dunlap" w:date="2026-05-10T14:20:00Z" w16du:dateUtc="2026-05-10T19:20:00Z">
              <w:tcPr>
                <w:tcW w:w="5555" w:type="dxa"/>
                <w:gridSpan w:val="2"/>
                <w:noWrap/>
                <w:hideMark/>
              </w:tcPr>
            </w:tcPrChange>
          </w:tcPr>
          <w:p w14:paraId="2D0D4B12" w14:textId="4BBF38A2"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200</w:t>
            </w:r>
          </w:p>
        </w:tc>
      </w:tr>
      <w:tr w:rsidR="000A601D" w:rsidRPr="00093498" w14:paraId="32601A80" w14:textId="77777777" w:rsidTr="00501678">
        <w:trPr>
          <w:trHeight w:val="290"/>
          <w:trPrChange w:id="1689" w:author="Chris Dunlap" w:date="2026-05-10T14:20:00Z" w16du:dateUtc="2026-05-10T19:20:00Z">
            <w:trPr>
              <w:trHeight w:val="290"/>
            </w:trPr>
          </w:trPrChange>
        </w:trPr>
        <w:tc>
          <w:tcPr>
            <w:tcW w:w="1615" w:type="dxa"/>
            <w:noWrap/>
            <w:hideMark/>
            <w:tcPrChange w:id="1690" w:author="Chris Dunlap" w:date="2026-05-10T14:20:00Z" w16du:dateUtc="2026-05-10T19:20:00Z">
              <w:tcPr>
                <w:tcW w:w="1615" w:type="dxa"/>
                <w:noWrap/>
                <w:hideMark/>
              </w:tcPr>
            </w:tcPrChange>
          </w:tcPr>
          <w:p w14:paraId="6204E92B" w14:textId="1CCDAEF3"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PJM ComEd</w:t>
            </w:r>
          </w:p>
        </w:tc>
        <w:tc>
          <w:tcPr>
            <w:tcW w:w="1563" w:type="dxa"/>
            <w:noWrap/>
            <w:hideMark/>
            <w:tcPrChange w:id="1691" w:author="Chris Dunlap" w:date="2026-05-10T14:20:00Z" w16du:dateUtc="2026-05-10T19:20:00Z">
              <w:tcPr>
                <w:tcW w:w="1563" w:type="dxa"/>
                <w:noWrap/>
                <w:hideMark/>
              </w:tcPr>
            </w:tcPrChange>
          </w:tcPr>
          <w:p w14:paraId="717209EF" w14:textId="15231D7B"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Single facility (500 MW)</w:t>
            </w:r>
          </w:p>
        </w:tc>
        <w:tc>
          <w:tcPr>
            <w:tcW w:w="1112" w:type="dxa"/>
            <w:tcPrChange w:id="1692" w:author="Chris Dunlap" w:date="2026-05-10T14:20:00Z" w16du:dateUtc="2026-05-10T19:20:00Z">
              <w:tcPr>
                <w:tcW w:w="1112" w:type="dxa"/>
              </w:tcPr>
            </w:tcPrChange>
          </w:tcPr>
          <w:p w14:paraId="57C4AB04" w14:textId="33DE2A3A"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Mixed-use</w:t>
            </w:r>
          </w:p>
        </w:tc>
        <w:tc>
          <w:tcPr>
            <w:tcW w:w="851" w:type="dxa"/>
            <w:tcPrChange w:id="1693" w:author="Chris Dunlap" w:date="2026-05-10T14:20:00Z" w16du:dateUtc="2026-05-10T19:20:00Z">
              <w:tcPr>
                <w:tcW w:w="851" w:type="dxa"/>
                <w:gridSpan w:val="2"/>
              </w:tcPr>
            </w:tcPrChange>
          </w:tcPr>
          <w:p w14:paraId="124B009B" w14:textId="51FEAA96"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24.6%</w:t>
            </w:r>
          </w:p>
        </w:tc>
        <w:tc>
          <w:tcPr>
            <w:tcW w:w="769" w:type="dxa"/>
            <w:tcPrChange w:id="1694" w:author="Chris Dunlap" w:date="2026-05-10T14:20:00Z" w16du:dateUtc="2026-05-10T19:20:00Z">
              <w:tcPr>
                <w:tcW w:w="769" w:type="dxa"/>
                <w:gridSpan w:val="2"/>
              </w:tcPr>
            </w:tcPrChange>
          </w:tcPr>
          <w:p w14:paraId="106F569B" w14:textId="75CD75E4"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23.7%</w:t>
            </w:r>
          </w:p>
        </w:tc>
        <w:tc>
          <w:tcPr>
            <w:tcW w:w="2005" w:type="dxa"/>
            <w:tcPrChange w:id="1695" w:author="Chris Dunlap" w:date="2026-05-10T14:20:00Z" w16du:dateUtc="2026-05-10T19:20:00Z">
              <w:tcPr>
                <w:tcW w:w="1485" w:type="dxa"/>
                <w:gridSpan w:val="2"/>
              </w:tcPr>
            </w:tcPrChange>
          </w:tcPr>
          <w:p w14:paraId="4EE5AFA8" w14:textId="5D22B82E"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20.6%</w:t>
            </w:r>
          </w:p>
        </w:tc>
        <w:tc>
          <w:tcPr>
            <w:tcW w:w="5035" w:type="dxa"/>
            <w:noWrap/>
            <w:hideMark/>
            <w:tcPrChange w:id="1696" w:author="Chris Dunlap" w:date="2026-05-10T14:20:00Z" w16du:dateUtc="2026-05-10T19:20:00Z">
              <w:tcPr>
                <w:tcW w:w="5555" w:type="dxa"/>
                <w:gridSpan w:val="2"/>
                <w:noWrap/>
                <w:hideMark/>
              </w:tcPr>
            </w:tcPrChange>
          </w:tcPr>
          <w:p w14:paraId="3EF40492" w14:textId="569F2903"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200</w:t>
            </w:r>
          </w:p>
        </w:tc>
      </w:tr>
      <w:tr w:rsidR="000A601D" w:rsidRPr="00093498" w14:paraId="4D724706" w14:textId="77777777" w:rsidTr="00501678">
        <w:trPr>
          <w:trHeight w:val="290"/>
          <w:trPrChange w:id="1697" w:author="Chris Dunlap" w:date="2026-05-10T14:20:00Z" w16du:dateUtc="2026-05-10T19:20:00Z">
            <w:trPr>
              <w:trHeight w:val="290"/>
            </w:trPr>
          </w:trPrChange>
        </w:trPr>
        <w:tc>
          <w:tcPr>
            <w:tcW w:w="1615" w:type="dxa"/>
            <w:noWrap/>
            <w:hideMark/>
            <w:tcPrChange w:id="1698" w:author="Chris Dunlap" w:date="2026-05-10T14:20:00Z" w16du:dateUtc="2026-05-10T19:20:00Z">
              <w:tcPr>
                <w:tcW w:w="1615" w:type="dxa"/>
                <w:noWrap/>
                <w:hideMark/>
              </w:tcPr>
            </w:tcPrChange>
          </w:tcPr>
          <w:p w14:paraId="2BE56297" w14:textId="41E9979F"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PJM Dominion</w:t>
            </w:r>
          </w:p>
        </w:tc>
        <w:tc>
          <w:tcPr>
            <w:tcW w:w="1563" w:type="dxa"/>
            <w:noWrap/>
            <w:hideMark/>
            <w:tcPrChange w:id="1699" w:author="Chris Dunlap" w:date="2026-05-10T14:20:00Z" w16du:dateUtc="2026-05-10T19:20:00Z">
              <w:tcPr>
                <w:tcW w:w="1563" w:type="dxa"/>
                <w:noWrap/>
                <w:hideMark/>
              </w:tcPr>
            </w:tcPrChange>
          </w:tcPr>
          <w:p w14:paraId="1A03F647" w14:textId="47D1FBAA"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Single facility (500 MW)</w:t>
            </w:r>
          </w:p>
        </w:tc>
        <w:tc>
          <w:tcPr>
            <w:tcW w:w="1112" w:type="dxa"/>
            <w:tcPrChange w:id="1700" w:author="Chris Dunlap" w:date="2026-05-10T14:20:00Z" w16du:dateUtc="2026-05-10T19:20:00Z">
              <w:tcPr>
                <w:tcW w:w="1112" w:type="dxa"/>
              </w:tcPr>
            </w:tcPrChange>
          </w:tcPr>
          <w:p w14:paraId="207684BF" w14:textId="39F9EA9A"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Inference-dominant</w:t>
            </w:r>
          </w:p>
        </w:tc>
        <w:tc>
          <w:tcPr>
            <w:tcW w:w="851" w:type="dxa"/>
            <w:tcPrChange w:id="1701" w:author="Chris Dunlap" w:date="2026-05-10T14:20:00Z" w16du:dateUtc="2026-05-10T19:20:00Z">
              <w:tcPr>
                <w:tcW w:w="851" w:type="dxa"/>
                <w:gridSpan w:val="2"/>
              </w:tcPr>
            </w:tcPrChange>
          </w:tcPr>
          <w:p w14:paraId="08182BE5" w14:textId="53FEB6DB"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40.2%</w:t>
            </w:r>
          </w:p>
        </w:tc>
        <w:tc>
          <w:tcPr>
            <w:tcW w:w="769" w:type="dxa"/>
            <w:tcPrChange w:id="1702" w:author="Chris Dunlap" w:date="2026-05-10T14:20:00Z" w16du:dateUtc="2026-05-10T19:20:00Z">
              <w:tcPr>
                <w:tcW w:w="769" w:type="dxa"/>
                <w:gridSpan w:val="2"/>
              </w:tcPr>
            </w:tcPrChange>
          </w:tcPr>
          <w:p w14:paraId="0FFB3372" w14:textId="228CD319"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38.7%</w:t>
            </w:r>
          </w:p>
        </w:tc>
        <w:tc>
          <w:tcPr>
            <w:tcW w:w="2005" w:type="dxa"/>
            <w:tcPrChange w:id="1703" w:author="Chris Dunlap" w:date="2026-05-10T14:20:00Z" w16du:dateUtc="2026-05-10T19:20:00Z">
              <w:tcPr>
                <w:tcW w:w="1485" w:type="dxa"/>
                <w:gridSpan w:val="2"/>
              </w:tcPr>
            </w:tcPrChange>
          </w:tcPr>
          <w:p w14:paraId="309FE661" w14:textId="3E9724EE"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36.7%</w:t>
            </w:r>
          </w:p>
        </w:tc>
        <w:tc>
          <w:tcPr>
            <w:tcW w:w="5035" w:type="dxa"/>
            <w:noWrap/>
            <w:hideMark/>
            <w:tcPrChange w:id="1704" w:author="Chris Dunlap" w:date="2026-05-10T14:20:00Z" w16du:dateUtc="2026-05-10T19:20:00Z">
              <w:tcPr>
                <w:tcW w:w="5555" w:type="dxa"/>
                <w:gridSpan w:val="2"/>
                <w:noWrap/>
                <w:hideMark/>
              </w:tcPr>
            </w:tcPrChange>
          </w:tcPr>
          <w:p w14:paraId="250BB6D8" w14:textId="2CBDA2E8"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200</w:t>
            </w:r>
          </w:p>
        </w:tc>
      </w:tr>
      <w:tr w:rsidR="000A601D" w:rsidRPr="00093498" w14:paraId="6C9AEEEB" w14:textId="77777777" w:rsidTr="00501678">
        <w:trPr>
          <w:trHeight w:val="290"/>
          <w:trPrChange w:id="1705" w:author="Chris Dunlap" w:date="2026-05-10T14:20:00Z" w16du:dateUtc="2026-05-10T19:20:00Z">
            <w:trPr>
              <w:trHeight w:val="290"/>
            </w:trPr>
          </w:trPrChange>
        </w:trPr>
        <w:tc>
          <w:tcPr>
            <w:tcW w:w="1615" w:type="dxa"/>
            <w:noWrap/>
            <w:hideMark/>
            <w:tcPrChange w:id="1706" w:author="Chris Dunlap" w:date="2026-05-10T14:20:00Z" w16du:dateUtc="2026-05-10T19:20:00Z">
              <w:tcPr>
                <w:tcW w:w="1615" w:type="dxa"/>
                <w:noWrap/>
                <w:hideMark/>
              </w:tcPr>
            </w:tcPrChange>
          </w:tcPr>
          <w:p w14:paraId="341B80C1" w14:textId="5EC857F0"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PJM Dominion</w:t>
            </w:r>
          </w:p>
        </w:tc>
        <w:tc>
          <w:tcPr>
            <w:tcW w:w="1563" w:type="dxa"/>
            <w:noWrap/>
            <w:hideMark/>
            <w:tcPrChange w:id="1707" w:author="Chris Dunlap" w:date="2026-05-10T14:20:00Z" w16du:dateUtc="2026-05-10T19:20:00Z">
              <w:tcPr>
                <w:tcW w:w="1563" w:type="dxa"/>
                <w:noWrap/>
                <w:hideMark/>
              </w:tcPr>
            </w:tcPrChange>
          </w:tcPr>
          <w:p w14:paraId="1E274235" w14:textId="59975BB4"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Single facility (500 MW)</w:t>
            </w:r>
          </w:p>
        </w:tc>
        <w:tc>
          <w:tcPr>
            <w:tcW w:w="1112" w:type="dxa"/>
            <w:tcPrChange w:id="1708" w:author="Chris Dunlap" w:date="2026-05-10T14:20:00Z" w16du:dateUtc="2026-05-10T19:20:00Z">
              <w:tcPr>
                <w:tcW w:w="1112" w:type="dxa"/>
              </w:tcPr>
            </w:tcPrChange>
          </w:tcPr>
          <w:p w14:paraId="15318EB3" w14:textId="0D4C9F06"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Mixed-use</w:t>
            </w:r>
          </w:p>
        </w:tc>
        <w:tc>
          <w:tcPr>
            <w:tcW w:w="851" w:type="dxa"/>
            <w:tcPrChange w:id="1709" w:author="Chris Dunlap" w:date="2026-05-10T14:20:00Z" w16du:dateUtc="2026-05-10T19:20:00Z">
              <w:tcPr>
                <w:tcW w:w="851" w:type="dxa"/>
                <w:gridSpan w:val="2"/>
              </w:tcPr>
            </w:tcPrChange>
          </w:tcPr>
          <w:p w14:paraId="3C7A9514" w14:textId="4D50EE4C"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24.7%</w:t>
            </w:r>
          </w:p>
        </w:tc>
        <w:tc>
          <w:tcPr>
            <w:tcW w:w="769" w:type="dxa"/>
            <w:tcPrChange w:id="1710" w:author="Chris Dunlap" w:date="2026-05-10T14:20:00Z" w16du:dateUtc="2026-05-10T19:20:00Z">
              <w:tcPr>
                <w:tcW w:w="769" w:type="dxa"/>
                <w:gridSpan w:val="2"/>
              </w:tcPr>
            </w:tcPrChange>
          </w:tcPr>
          <w:p w14:paraId="6F2B08A5" w14:textId="6825E28E"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23.8%</w:t>
            </w:r>
          </w:p>
        </w:tc>
        <w:tc>
          <w:tcPr>
            <w:tcW w:w="2005" w:type="dxa"/>
            <w:tcPrChange w:id="1711" w:author="Chris Dunlap" w:date="2026-05-10T14:20:00Z" w16du:dateUtc="2026-05-10T19:20:00Z">
              <w:tcPr>
                <w:tcW w:w="1485" w:type="dxa"/>
                <w:gridSpan w:val="2"/>
              </w:tcPr>
            </w:tcPrChange>
          </w:tcPr>
          <w:p w14:paraId="54515483" w14:textId="0654FE89"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22.6%</w:t>
            </w:r>
          </w:p>
        </w:tc>
        <w:tc>
          <w:tcPr>
            <w:tcW w:w="5035" w:type="dxa"/>
            <w:noWrap/>
            <w:hideMark/>
            <w:tcPrChange w:id="1712" w:author="Chris Dunlap" w:date="2026-05-10T14:20:00Z" w16du:dateUtc="2026-05-10T19:20:00Z">
              <w:tcPr>
                <w:tcW w:w="5555" w:type="dxa"/>
                <w:gridSpan w:val="2"/>
                <w:noWrap/>
                <w:hideMark/>
              </w:tcPr>
            </w:tcPrChange>
          </w:tcPr>
          <w:p w14:paraId="6323B9C7" w14:textId="1FDEEFF3"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200</w:t>
            </w:r>
          </w:p>
        </w:tc>
      </w:tr>
      <w:tr w:rsidR="000A601D" w:rsidRPr="00093498" w14:paraId="20C26922" w14:textId="77777777" w:rsidTr="00501678">
        <w:trPr>
          <w:trHeight w:val="290"/>
          <w:trPrChange w:id="1713" w:author="Chris Dunlap" w:date="2026-05-10T14:20:00Z" w16du:dateUtc="2026-05-10T19:20:00Z">
            <w:trPr>
              <w:trHeight w:val="290"/>
            </w:trPr>
          </w:trPrChange>
        </w:trPr>
        <w:tc>
          <w:tcPr>
            <w:tcW w:w="1615" w:type="dxa"/>
            <w:noWrap/>
            <w:hideMark/>
            <w:tcPrChange w:id="1714" w:author="Chris Dunlap" w:date="2026-05-10T14:20:00Z" w16du:dateUtc="2026-05-10T19:20:00Z">
              <w:tcPr>
                <w:tcW w:w="1615" w:type="dxa"/>
                <w:noWrap/>
                <w:hideMark/>
              </w:tcPr>
            </w:tcPrChange>
          </w:tcPr>
          <w:p w14:paraId="0ECC8F3B" w14:textId="35C8EB75"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PJM ComEd</w:t>
            </w:r>
          </w:p>
        </w:tc>
        <w:tc>
          <w:tcPr>
            <w:tcW w:w="1563" w:type="dxa"/>
            <w:noWrap/>
            <w:hideMark/>
            <w:tcPrChange w:id="1715" w:author="Chris Dunlap" w:date="2026-05-10T14:20:00Z" w16du:dateUtc="2026-05-10T19:20:00Z">
              <w:tcPr>
                <w:tcW w:w="1563" w:type="dxa"/>
                <w:noWrap/>
                <w:hideMark/>
              </w:tcPr>
            </w:tcPrChange>
          </w:tcPr>
          <w:p w14:paraId="589F869A" w14:textId="3F0D7B64"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Empirical fleet</w:t>
            </w:r>
          </w:p>
        </w:tc>
        <w:tc>
          <w:tcPr>
            <w:tcW w:w="1112" w:type="dxa"/>
            <w:tcPrChange w:id="1716" w:author="Chris Dunlap" w:date="2026-05-10T14:20:00Z" w16du:dateUtc="2026-05-10T19:20:00Z">
              <w:tcPr>
                <w:tcW w:w="1112" w:type="dxa"/>
              </w:tcPr>
            </w:tcPrChange>
          </w:tcPr>
          <w:p w14:paraId="03EA3DD9" w14:textId="4F83AA45"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Inference-dominant</w:t>
            </w:r>
          </w:p>
        </w:tc>
        <w:tc>
          <w:tcPr>
            <w:tcW w:w="851" w:type="dxa"/>
            <w:tcPrChange w:id="1717" w:author="Chris Dunlap" w:date="2026-05-10T14:20:00Z" w16du:dateUtc="2026-05-10T19:20:00Z">
              <w:tcPr>
                <w:tcW w:w="851" w:type="dxa"/>
                <w:gridSpan w:val="2"/>
              </w:tcPr>
            </w:tcPrChange>
          </w:tcPr>
          <w:p w14:paraId="726542AD" w14:textId="6218C313"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33.6%</w:t>
            </w:r>
          </w:p>
        </w:tc>
        <w:tc>
          <w:tcPr>
            <w:tcW w:w="769" w:type="dxa"/>
            <w:tcPrChange w:id="1718" w:author="Chris Dunlap" w:date="2026-05-10T14:20:00Z" w16du:dateUtc="2026-05-10T19:20:00Z">
              <w:tcPr>
                <w:tcW w:w="769" w:type="dxa"/>
                <w:gridSpan w:val="2"/>
              </w:tcPr>
            </w:tcPrChange>
          </w:tcPr>
          <w:p w14:paraId="130685F4" w14:textId="1EA70ECB"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21.1%</w:t>
            </w:r>
          </w:p>
        </w:tc>
        <w:tc>
          <w:tcPr>
            <w:tcW w:w="2005" w:type="dxa"/>
            <w:tcPrChange w:id="1719" w:author="Chris Dunlap" w:date="2026-05-10T14:20:00Z" w16du:dateUtc="2026-05-10T19:20:00Z">
              <w:tcPr>
                <w:tcW w:w="1485" w:type="dxa"/>
                <w:gridSpan w:val="2"/>
              </w:tcPr>
            </w:tcPrChange>
          </w:tcPr>
          <w:p w14:paraId="34E266E3" w14:textId="2E4E4049"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19.8%</w:t>
            </w:r>
          </w:p>
        </w:tc>
        <w:tc>
          <w:tcPr>
            <w:tcW w:w="5035" w:type="dxa"/>
            <w:noWrap/>
            <w:hideMark/>
            <w:tcPrChange w:id="1720" w:author="Chris Dunlap" w:date="2026-05-10T14:20:00Z" w16du:dateUtc="2026-05-10T19:20:00Z">
              <w:tcPr>
                <w:tcW w:w="5555" w:type="dxa"/>
                <w:gridSpan w:val="2"/>
                <w:noWrap/>
                <w:hideMark/>
              </w:tcPr>
            </w:tcPrChange>
          </w:tcPr>
          <w:p w14:paraId="7AFB9650" w14:textId="6C1DC2BA"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30 co-stress</w:t>
            </w:r>
          </w:p>
        </w:tc>
      </w:tr>
      <w:tr w:rsidR="000A601D" w:rsidRPr="00093498" w14:paraId="4874061E" w14:textId="77777777" w:rsidTr="00501678">
        <w:trPr>
          <w:trHeight w:val="290"/>
          <w:trPrChange w:id="1721" w:author="Chris Dunlap" w:date="2026-05-10T14:20:00Z" w16du:dateUtc="2026-05-10T19:20:00Z">
            <w:trPr>
              <w:trHeight w:val="290"/>
            </w:trPr>
          </w:trPrChange>
        </w:trPr>
        <w:tc>
          <w:tcPr>
            <w:tcW w:w="1615" w:type="dxa"/>
            <w:noWrap/>
            <w:tcPrChange w:id="1722" w:author="Chris Dunlap" w:date="2026-05-10T14:20:00Z" w16du:dateUtc="2026-05-10T19:20:00Z">
              <w:tcPr>
                <w:tcW w:w="1615" w:type="dxa"/>
                <w:noWrap/>
              </w:tcPr>
            </w:tcPrChange>
          </w:tcPr>
          <w:p w14:paraId="5D4810BF" w14:textId="748C02E9"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PJM ComEd</w:t>
            </w:r>
          </w:p>
        </w:tc>
        <w:tc>
          <w:tcPr>
            <w:tcW w:w="1563" w:type="dxa"/>
            <w:noWrap/>
            <w:tcPrChange w:id="1723" w:author="Chris Dunlap" w:date="2026-05-10T14:20:00Z" w16du:dateUtc="2026-05-10T19:20:00Z">
              <w:tcPr>
                <w:tcW w:w="1563" w:type="dxa"/>
                <w:noWrap/>
              </w:tcPr>
            </w:tcPrChange>
          </w:tcPr>
          <w:p w14:paraId="30B74F99" w14:textId="57B24E3E"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Empirical fleet</w:t>
            </w:r>
          </w:p>
        </w:tc>
        <w:tc>
          <w:tcPr>
            <w:tcW w:w="1112" w:type="dxa"/>
            <w:tcPrChange w:id="1724" w:author="Chris Dunlap" w:date="2026-05-10T14:20:00Z" w16du:dateUtc="2026-05-10T19:20:00Z">
              <w:tcPr>
                <w:tcW w:w="1112" w:type="dxa"/>
              </w:tcPr>
            </w:tcPrChange>
          </w:tcPr>
          <w:p w14:paraId="34A3B290" w14:textId="07C207E3" w:rsidR="000A601D" w:rsidRDefault="000A601D" w:rsidP="008B4284">
            <w:pPr>
              <w:rPr>
                <w:rFonts w:ascii="Times New Roman" w:hAnsi="Times New Roman" w:cs="Times New Roman"/>
                <w:bCs/>
                <w:sz w:val="20"/>
                <w:szCs w:val="20"/>
              </w:rPr>
            </w:pPr>
            <w:r>
              <w:rPr>
                <w:rFonts w:ascii="Times New Roman" w:hAnsi="Times New Roman" w:cs="Times New Roman"/>
                <w:bCs/>
                <w:sz w:val="20"/>
                <w:szCs w:val="20"/>
              </w:rPr>
              <w:t>Mixed-use</w:t>
            </w:r>
          </w:p>
        </w:tc>
        <w:tc>
          <w:tcPr>
            <w:tcW w:w="851" w:type="dxa"/>
            <w:tcPrChange w:id="1725" w:author="Chris Dunlap" w:date="2026-05-10T14:20:00Z" w16du:dateUtc="2026-05-10T19:20:00Z">
              <w:tcPr>
                <w:tcW w:w="851" w:type="dxa"/>
                <w:gridSpan w:val="2"/>
              </w:tcPr>
            </w:tcPrChange>
          </w:tcPr>
          <w:p w14:paraId="0CE43A34" w14:textId="592C0559" w:rsidR="000A601D" w:rsidRDefault="000A601D" w:rsidP="008B4284">
            <w:pPr>
              <w:rPr>
                <w:rFonts w:ascii="Times New Roman" w:hAnsi="Times New Roman" w:cs="Times New Roman"/>
                <w:bCs/>
                <w:sz w:val="20"/>
                <w:szCs w:val="20"/>
              </w:rPr>
            </w:pPr>
            <w:r>
              <w:rPr>
                <w:rFonts w:ascii="Times New Roman" w:hAnsi="Times New Roman" w:cs="Times New Roman"/>
                <w:bCs/>
                <w:sz w:val="20"/>
                <w:szCs w:val="20"/>
              </w:rPr>
              <w:t>21.1%</w:t>
            </w:r>
          </w:p>
        </w:tc>
        <w:tc>
          <w:tcPr>
            <w:tcW w:w="769" w:type="dxa"/>
            <w:tcPrChange w:id="1726" w:author="Chris Dunlap" w:date="2026-05-10T14:20:00Z" w16du:dateUtc="2026-05-10T19:20:00Z">
              <w:tcPr>
                <w:tcW w:w="769" w:type="dxa"/>
                <w:gridSpan w:val="2"/>
              </w:tcPr>
            </w:tcPrChange>
          </w:tcPr>
          <w:p w14:paraId="481F08E8" w14:textId="09670280" w:rsidR="000A601D" w:rsidRDefault="000A601D" w:rsidP="008B4284">
            <w:pPr>
              <w:rPr>
                <w:rFonts w:ascii="Times New Roman" w:hAnsi="Times New Roman" w:cs="Times New Roman"/>
                <w:bCs/>
                <w:sz w:val="20"/>
                <w:szCs w:val="20"/>
              </w:rPr>
            </w:pPr>
            <w:r>
              <w:rPr>
                <w:rFonts w:ascii="Times New Roman" w:hAnsi="Times New Roman" w:cs="Times New Roman"/>
                <w:bCs/>
                <w:sz w:val="20"/>
                <w:szCs w:val="20"/>
              </w:rPr>
              <w:t>13.2%</w:t>
            </w:r>
          </w:p>
        </w:tc>
        <w:tc>
          <w:tcPr>
            <w:tcW w:w="2005" w:type="dxa"/>
            <w:tcPrChange w:id="1727" w:author="Chris Dunlap" w:date="2026-05-10T14:20:00Z" w16du:dateUtc="2026-05-10T19:20:00Z">
              <w:tcPr>
                <w:tcW w:w="1485" w:type="dxa"/>
                <w:gridSpan w:val="2"/>
              </w:tcPr>
            </w:tcPrChange>
          </w:tcPr>
          <w:p w14:paraId="3611D346" w14:textId="559E8680" w:rsidR="000A601D" w:rsidRDefault="000A601D" w:rsidP="008B4284">
            <w:pPr>
              <w:rPr>
                <w:rFonts w:ascii="Times New Roman" w:hAnsi="Times New Roman" w:cs="Times New Roman"/>
                <w:bCs/>
                <w:sz w:val="20"/>
                <w:szCs w:val="20"/>
              </w:rPr>
            </w:pPr>
            <w:r>
              <w:rPr>
                <w:rFonts w:ascii="Times New Roman" w:hAnsi="Times New Roman" w:cs="Times New Roman"/>
                <w:bCs/>
                <w:sz w:val="20"/>
                <w:szCs w:val="20"/>
              </w:rPr>
              <w:t>12.3%</w:t>
            </w:r>
          </w:p>
        </w:tc>
        <w:tc>
          <w:tcPr>
            <w:tcW w:w="5035" w:type="dxa"/>
            <w:noWrap/>
            <w:tcPrChange w:id="1728" w:author="Chris Dunlap" w:date="2026-05-10T14:20:00Z" w16du:dateUtc="2026-05-10T19:20:00Z">
              <w:tcPr>
                <w:tcW w:w="5555" w:type="dxa"/>
                <w:gridSpan w:val="2"/>
                <w:noWrap/>
              </w:tcPr>
            </w:tcPrChange>
          </w:tcPr>
          <w:p w14:paraId="03755CC1" w14:textId="04BC50DE"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30 co-stress</w:t>
            </w:r>
          </w:p>
        </w:tc>
      </w:tr>
      <w:tr w:rsidR="000A601D" w:rsidRPr="00093498" w14:paraId="7A3E1C09" w14:textId="77777777" w:rsidTr="00501678">
        <w:trPr>
          <w:trHeight w:val="290"/>
          <w:trPrChange w:id="1729" w:author="Chris Dunlap" w:date="2026-05-10T14:20:00Z" w16du:dateUtc="2026-05-10T19:20:00Z">
            <w:trPr>
              <w:trHeight w:val="290"/>
            </w:trPr>
          </w:trPrChange>
        </w:trPr>
        <w:tc>
          <w:tcPr>
            <w:tcW w:w="1615" w:type="dxa"/>
            <w:noWrap/>
            <w:hideMark/>
            <w:tcPrChange w:id="1730" w:author="Chris Dunlap" w:date="2026-05-10T14:20:00Z" w16du:dateUtc="2026-05-10T19:20:00Z">
              <w:tcPr>
                <w:tcW w:w="1615" w:type="dxa"/>
                <w:noWrap/>
                <w:hideMark/>
              </w:tcPr>
            </w:tcPrChange>
          </w:tcPr>
          <w:p w14:paraId="261B9AF8" w14:textId="5644C419"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PJM Dominion</w:t>
            </w:r>
          </w:p>
        </w:tc>
        <w:tc>
          <w:tcPr>
            <w:tcW w:w="1563" w:type="dxa"/>
            <w:noWrap/>
            <w:hideMark/>
            <w:tcPrChange w:id="1731" w:author="Chris Dunlap" w:date="2026-05-10T14:20:00Z" w16du:dateUtc="2026-05-10T19:20:00Z">
              <w:tcPr>
                <w:tcW w:w="1563" w:type="dxa"/>
                <w:noWrap/>
                <w:hideMark/>
              </w:tcPr>
            </w:tcPrChange>
          </w:tcPr>
          <w:p w14:paraId="0C14EF6B" w14:textId="659FD345"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Empirical fleet</w:t>
            </w:r>
          </w:p>
        </w:tc>
        <w:tc>
          <w:tcPr>
            <w:tcW w:w="1112" w:type="dxa"/>
            <w:tcPrChange w:id="1732" w:author="Chris Dunlap" w:date="2026-05-10T14:20:00Z" w16du:dateUtc="2026-05-10T19:20:00Z">
              <w:tcPr>
                <w:tcW w:w="1112" w:type="dxa"/>
              </w:tcPr>
            </w:tcPrChange>
          </w:tcPr>
          <w:p w14:paraId="0F88E577" w14:textId="1A0C2B19"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Inference-dominant</w:t>
            </w:r>
          </w:p>
        </w:tc>
        <w:tc>
          <w:tcPr>
            <w:tcW w:w="851" w:type="dxa"/>
            <w:tcPrChange w:id="1733" w:author="Chris Dunlap" w:date="2026-05-10T14:20:00Z" w16du:dateUtc="2026-05-10T19:20:00Z">
              <w:tcPr>
                <w:tcW w:w="851" w:type="dxa"/>
                <w:gridSpan w:val="2"/>
              </w:tcPr>
            </w:tcPrChange>
          </w:tcPr>
          <w:p w14:paraId="636633BD" w14:textId="062ABA8E"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40.0%</w:t>
            </w:r>
          </w:p>
        </w:tc>
        <w:tc>
          <w:tcPr>
            <w:tcW w:w="769" w:type="dxa"/>
            <w:tcPrChange w:id="1734" w:author="Chris Dunlap" w:date="2026-05-10T14:20:00Z" w16du:dateUtc="2026-05-10T19:20:00Z">
              <w:tcPr>
                <w:tcW w:w="769" w:type="dxa"/>
                <w:gridSpan w:val="2"/>
              </w:tcPr>
            </w:tcPrChange>
          </w:tcPr>
          <w:p w14:paraId="0CE672A5" w14:textId="33B11BA7"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38.4%</w:t>
            </w:r>
          </w:p>
        </w:tc>
        <w:tc>
          <w:tcPr>
            <w:tcW w:w="2005" w:type="dxa"/>
            <w:tcPrChange w:id="1735" w:author="Chris Dunlap" w:date="2026-05-10T14:20:00Z" w16du:dateUtc="2026-05-10T19:20:00Z">
              <w:tcPr>
                <w:tcW w:w="1485" w:type="dxa"/>
                <w:gridSpan w:val="2"/>
              </w:tcPr>
            </w:tcPrChange>
          </w:tcPr>
          <w:p w14:paraId="73AEA9D2" w14:textId="632BA828"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32.8%</w:t>
            </w:r>
          </w:p>
        </w:tc>
        <w:tc>
          <w:tcPr>
            <w:tcW w:w="5035" w:type="dxa"/>
            <w:noWrap/>
            <w:hideMark/>
            <w:tcPrChange w:id="1736" w:author="Chris Dunlap" w:date="2026-05-10T14:20:00Z" w16du:dateUtc="2026-05-10T19:20:00Z">
              <w:tcPr>
                <w:tcW w:w="5555" w:type="dxa"/>
                <w:gridSpan w:val="2"/>
                <w:noWrap/>
                <w:hideMark/>
              </w:tcPr>
            </w:tcPrChange>
          </w:tcPr>
          <w:p w14:paraId="1A318EC0" w14:textId="638FAB9D"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145 co-stress</w:t>
            </w:r>
          </w:p>
        </w:tc>
      </w:tr>
      <w:tr w:rsidR="000A601D" w:rsidRPr="00093498" w14:paraId="3515590A" w14:textId="77777777" w:rsidTr="00501678">
        <w:trPr>
          <w:trHeight w:val="290"/>
          <w:trPrChange w:id="1737" w:author="Chris Dunlap" w:date="2026-05-10T14:20:00Z" w16du:dateUtc="2026-05-10T19:20:00Z">
            <w:trPr>
              <w:trHeight w:val="290"/>
            </w:trPr>
          </w:trPrChange>
        </w:trPr>
        <w:tc>
          <w:tcPr>
            <w:tcW w:w="1615" w:type="dxa"/>
            <w:noWrap/>
            <w:hideMark/>
            <w:tcPrChange w:id="1738" w:author="Chris Dunlap" w:date="2026-05-10T14:20:00Z" w16du:dateUtc="2026-05-10T19:20:00Z">
              <w:tcPr>
                <w:tcW w:w="1615" w:type="dxa"/>
                <w:noWrap/>
                <w:hideMark/>
              </w:tcPr>
            </w:tcPrChange>
          </w:tcPr>
          <w:p w14:paraId="3BC67FA1" w14:textId="08DF0438"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PJM Dominion</w:t>
            </w:r>
          </w:p>
        </w:tc>
        <w:tc>
          <w:tcPr>
            <w:tcW w:w="1563" w:type="dxa"/>
            <w:noWrap/>
            <w:hideMark/>
            <w:tcPrChange w:id="1739" w:author="Chris Dunlap" w:date="2026-05-10T14:20:00Z" w16du:dateUtc="2026-05-10T19:20:00Z">
              <w:tcPr>
                <w:tcW w:w="1563" w:type="dxa"/>
                <w:noWrap/>
                <w:hideMark/>
              </w:tcPr>
            </w:tcPrChange>
          </w:tcPr>
          <w:p w14:paraId="491B0ECA" w14:textId="3520CEF8"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Empirical fleet</w:t>
            </w:r>
          </w:p>
        </w:tc>
        <w:tc>
          <w:tcPr>
            <w:tcW w:w="1112" w:type="dxa"/>
            <w:tcPrChange w:id="1740" w:author="Chris Dunlap" w:date="2026-05-10T14:20:00Z" w16du:dateUtc="2026-05-10T19:20:00Z">
              <w:tcPr>
                <w:tcW w:w="1112" w:type="dxa"/>
              </w:tcPr>
            </w:tcPrChange>
          </w:tcPr>
          <w:p w14:paraId="1BF666B0" w14:textId="75006DFC"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Mixed-use</w:t>
            </w:r>
          </w:p>
        </w:tc>
        <w:tc>
          <w:tcPr>
            <w:tcW w:w="851" w:type="dxa"/>
            <w:tcPrChange w:id="1741" w:author="Chris Dunlap" w:date="2026-05-10T14:20:00Z" w16du:dateUtc="2026-05-10T19:20:00Z">
              <w:tcPr>
                <w:tcW w:w="851" w:type="dxa"/>
                <w:gridSpan w:val="2"/>
              </w:tcPr>
            </w:tcPrChange>
          </w:tcPr>
          <w:p w14:paraId="219BE603" w14:textId="2D56C4F4"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24.6%</w:t>
            </w:r>
          </w:p>
        </w:tc>
        <w:tc>
          <w:tcPr>
            <w:tcW w:w="769" w:type="dxa"/>
            <w:tcPrChange w:id="1742" w:author="Chris Dunlap" w:date="2026-05-10T14:20:00Z" w16du:dateUtc="2026-05-10T19:20:00Z">
              <w:tcPr>
                <w:tcW w:w="769" w:type="dxa"/>
                <w:gridSpan w:val="2"/>
              </w:tcPr>
            </w:tcPrChange>
          </w:tcPr>
          <w:p w14:paraId="5924DCB6" w14:textId="07127F26"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23.7%</w:t>
            </w:r>
          </w:p>
        </w:tc>
        <w:tc>
          <w:tcPr>
            <w:tcW w:w="2005" w:type="dxa"/>
            <w:tcPrChange w:id="1743" w:author="Chris Dunlap" w:date="2026-05-10T14:20:00Z" w16du:dateUtc="2026-05-10T19:20:00Z">
              <w:tcPr>
                <w:tcW w:w="1485" w:type="dxa"/>
                <w:gridSpan w:val="2"/>
              </w:tcPr>
            </w:tcPrChange>
          </w:tcPr>
          <w:p w14:paraId="717502BA" w14:textId="786CB728"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w:t>
            </w:r>
            <w:r w:rsidR="00EF5D4F">
              <w:rPr>
                <w:rFonts w:ascii="Times New Roman" w:hAnsi="Times New Roman" w:cs="Times New Roman"/>
                <w:bCs/>
                <w:sz w:val="20"/>
                <w:szCs w:val="20"/>
              </w:rPr>
              <w:t>0.8</w:t>
            </w:r>
            <w:r>
              <w:rPr>
                <w:rFonts w:ascii="Times New Roman" w:hAnsi="Times New Roman" w:cs="Times New Roman"/>
                <w:bCs/>
                <w:sz w:val="20"/>
                <w:szCs w:val="20"/>
              </w:rPr>
              <w:t>%</w:t>
            </w:r>
          </w:p>
        </w:tc>
        <w:tc>
          <w:tcPr>
            <w:tcW w:w="5035" w:type="dxa"/>
            <w:noWrap/>
            <w:hideMark/>
            <w:tcPrChange w:id="1744" w:author="Chris Dunlap" w:date="2026-05-10T14:20:00Z" w16du:dateUtc="2026-05-10T19:20:00Z">
              <w:tcPr>
                <w:tcW w:w="5555" w:type="dxa"/>
                <w:gridSpan w:val="2"/>
                <w:noWrap/>
                <w:hideMark/>
              </w:tcPr>
            </w:tcPrChange>
          </w:tcPr>
          <w:p w14:paraId="2E134A47" w14:textId="3D24419F" w:rsidR="000A601D" w:rsidRPr="00A1522D" w:rsidRDefault="000A601D" w:rsidP="000A601D">
            <w:pPr>
              <w:keepNext/>
              <w:rPr>
                <w:rFonts w:ascii="Times New Roman" w:hAnsi="Times New Roman" w:cs="Times New Roman"/>
                <w:bCs/>
                <w:sz w:val="20"/>
                <w:szCs w:val="20"/>
              </w:rPr>
            </w:pPr>
            <w:r>
              <w:rPr>
                <w:rFonts w:ascii="Times New Roman" w:hAnsi="Times New Roman" w:cs="Times New Roman"/>
                <w:bCs/>
                <w:sz w:val="20"/>
                <w:szCs w:val="20"/>
              </w:rPr>
              <w:t>145 co-stress</w:t>
            </w:r>
          </w:p>
        </w:tc>
      </w:tr>
    </w:tbl>
    <w:p w14:paraId="7FD93688" w14:textId="69E218FB" w:rsidR="000A601D" w:rsidRDefault="000A601D" w:rsidP="00D16F6D">
      <w:pPr>
        <w:rPr>
          <w:i/>
          <w:iCs/>
          <w:color w:val="0E2841" w:themeColor="text2"/>
          <w:sz w:val="18"/>
          <w:szCs w:val="18"/>
        </w:rPr>
      </w:pPr>
      <w:r w:rsidRPr="000A601D">
        <w:rPr>
          <w:i/>
          <w:iCs/>
          <w:color w:val="0E2841" w:themeColor="text2"/>
          <w:sz w:val="18"/>
          <w:szCs w:val="18"/>
        </w:rPr>
        <w:t xml:space="preserve">Source-zone robustness check using PJM Dominion as an alternative source. Single-facility commitment depth is essentially identical across the two source zones (40.0% vs 40.2% inference-dominant), confirming that the </w:t>
      </w:r>
      <w:del w:id="1745" w:author="Chris Dunlap" w:date="2026-05-10T22:47:00Z" w16du:dateUtc="2026-05-11T03:47:00Z">
        <w:r w:rsidRPr="000A601D" w:rsidDel="00BB2825">
          <w:rPr>
            <w:i/>
            <w:iCs/>
            <w:color w:val="0E2841" w:themeColor="text2"/>
            <w:sz w:val="18"/>
            <w:szCs w:val="18"/>
          </w:rPr>
          <w:delText xml:space="preserve">cascade </w:delText>
        </w:r>
      </w:del>
      <w:ins w:id="1746" w:author="Chris Dunlap" w:date="2026-05-10T22:47:00Z" w16du:dateUtc="2026-05-11T03:47:00Z">
        <w:r w:rsidR="00BB2825">
          <w:rPr>
            <w:i/>
            <w:iCs/>
            <w:color w:val="0E2841" w:themeColor="text2"/>
            <w:sz w:val="18"/>
            <w:szCs w:val="18"/>
          </w:rPr>
          <w:t>model</w:t>
        </w:r>
        <w:r w:rsidR="00BB2825" w:rsidRPr="000A601D">
          <w:rPr>
            <w:i/>
            <w:iCs/>
            <w:color w:val="0E2841" w:themeColor="text2"/>
            <w:sz w:val="18"/>
            <w:szCs w:val="18"/>
          </w:rPr>
          <w:t xml:space="preserve"> </w:t>
        </w:r>
      </w:ins>
      <w:r w:rsidRPr="000A601D">
        <w:rPr>
          <w:i/>
          <w:iCs/>
          <w:color w:val="0E2841" w:themeColor="text2"/>
          <w:sz w:val="18"/>
          <w:szCs w:val="18"/>
        </w:rPr>
        <w:t>math is source-invariant at small scale. The empirical fleet result differs more substantially because the migrating fleet definition shifts: with Dominion as source, the fleet outside Dominion excludes the largest data center zone in PJM, leaving a smaller migrating fleet (max 6,678 MW) that experiences less destination contention than the ComEd-source fleet (max 14,379 MW). The 30-vs-145 co-stress hour count reflects geographic differences in stress patterns: ComEd stress events are more locally concentrated, while Dominion stress events more frequently coincide with broader PJM stress.</w:t>
      </w:r>
    </w:p>
    <w:p w14:paraId="740B0A4B" w14:textId="77777777" w:rsidR="000A601D" w:rsidRDefault="000A601D" w:rsidP="00D16F6D">
      <w:pPr>
        <w:rPr>
          <w:i/>
          <w:iCs/>
          <w:color w:val="0E2841" w:themeColor="text2"/>
          <w:sz w:val="18"/>
          <w:szCs w:val="18"/>
        </w:rPr>
      </w:pPr>
    </w:p>
    <w:p w14:paraId="73D344F7" w14:textId="29F67D7E" w:rsidR="007618E0" w:rsidRPr="002922E6" w:rsidRDefault="007618E0" w:rsidP="007618E0">
      <w:pPr>
        <w:rPr>
          <w:rFonts w:ascii="Times New Roman" w:hAnsi="Times New Roman" w:cs="Times New Roman"/>
          <w:bCs/>
        </w:rPr>
      </w:pPr>
    </w:p>
    <w:sectPr w:rsidR="007618E0" w:rsidRPr="002922E6" w:rsidSect="007618E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FDEB7" w14:textId="77777777" w:rsidR="00F212FE" w:rsidRDefault="00F212FE" w:rsidP="008B1F31">
      <w:pPr>
        <w:spacing w:after="0" w:line="240" w:lineRule="auto"/>
      </w:pPr>
      <w:r>
        <w:separator/>
      </w:r>
    </w:p>
  </w:endnote>
  <w:endnote w:type="continuationSeparator" w:id="0">
    <w:p w14:paraId="0E3BA7F3" w14:textId="77777777" w:rsidR="00F212FE" w:rsidRDefault="00F212FE" w:rsidP="008B1F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34028" w14:textId="77777777" w:rsidR="00F212FE" w:rsidRDefault="00F212FE" w:rsidP="008B1F31">
      <w:pPr>
        <w:spacing w:after="0" w:line="240" w:lineRule="auto"/>
      </w:pPr>
      <w:r>
        <w:separator/>
      </w:r>
    </w:p>
  </w:footnote>
  <w:footnote w:type="continuationSeparator" w:id="0">
    <w:p w14:paraId="29DF2FF1" w14:textId="77777777" w:rsidR="00F212FE" w:rsidRDefault="00F212FE" w:rsidP="008B1F31">
      <w:pPr>
        <w:spacing w:after="0" w:line="240" w:lineRule="auto"/>
      </w:pPr>
      <w:r>
        <w:continuationSeparator/>
      </w:r>
    </w:p>
  </w:footnote>
  <w:footnote w:id="1">
    <w:p w14:paraId="77966FA1" w14:textId="2030284D" w:rsidR="00520030" w:rsidRPr="00520030" w:rsidRDefault="00520030">
      <w:pPr>
        <w:pStyle w:val="FootnoteText"/>
        <w:rPr>
          <w:rFonts w:ascii="Times New Roman" w:hAnsi="Times New Roman" w:cs="Times New Roman"/>
          <w:rPrChange w:id="66" w:author="Chris Dunlap" w:date="2026-05-11T08:11:00Z" w16du:dateUtc="2026-05-11T13:11:00Z">
            <w:rPr/>
          </w:rPrChange>
        </w:rPr>
      </w:pPr>
      <w:ins w:id="67" w:author="Chris Dunlap" w:date="2026-05-11T08:11:00Z" w16du:dateUtc="2026-05-11T13:11:00Z">
        <w:r w:rsidRPr="00520030">
          <w:rPr>
            <w:rStyle w:val="FootnoteReference"/>
            <w:rFonts w:ascii="Times New Roman" w:hAnsi="Times New Roman" w:cs="Times New Roman"/>
            <w:rPrChange w:id="68" w:author="Chris Dunlap" w:date="2026-05-11T08:11:00Z" w16du:dateUtc="2026-05-11T13:11:00Z">
              <w:rPr>
                <w:rStyle w:val="FootnoteReference"/>
              </w:rPr>
            </w:rPrChange>
          </w:rPr>
          <w:footnoteRef/>
        </w:r>
        <w:r w:rsidRPr="00520030">
          <w:rPr>
            <w:rFonts w:ascii="Times New Roman" w:hAnsi="Times New Roman" w:cs="Times New Roman"/>
            <w:rPrChange w:id="69" w:author="Chris Dunlap" w:date="2026-05-11T08:11:00Z" w16du:dateUtc="2026-05-11T13:11:00Z">
              <w:rPr/>
            </w:rPrChange>
          </w:rPr>
          <w:t xml:space="preserve"> </w:t>
        </w:r>
      </w:ins>
      <w:ins w:id="70" w:author="Chris Dunlap" w:date="2026-05-11T08:36:00Z">
        <w:r w:rsidR="002908BD" w:rsidRPr="002908BD">
          <w:rPr>
            <w:rFonts w:ascii="Times New Roman" w:hAnsi="Times New Roman" w:cs="Times New Roman"/>
          </w:rPr>
          <w:t>PJM is the largest of seven U.S. Regional Transmission Organizations (RTOs), independent operators that coordinate transmission and run wholesale electricity markets across defined geographic footprints. PJM serves 13 mid-Atlantic states and the District of Columbia. Capacity auctions procure generation three years forward to ensure adequate supply during peak demand.</w:t>
        </w:r>
      </w:ins>
    </w:p>
  </w:footnote>
  <w:footnote w:id="2">
    <w:p w14:paraId="20CA4C09" w14:textId="391DD81A" w:rsidR="002908BD" w:rsidRPr="002908BD" w:rsidRDefault="002908BD">
      <w:pPr>
        <w:pStyle w:val="FootnoteText"/>
        <w:rPr>
          <w:rFonts w:ascii="Times New Roman" w:hAnsi="Times New Roman" w:cs="Times New Roman"/>
          <w:rPrChange w:id="371" w:author="Chris Dunlap" w:date="2026-05-11T08:36:00Z" w16du:dateUtc="2026-05-11T13:36:00Z">
            <w:rPr/>
          </w:rPrChange>
        </w:rPr>
      </w:pPr>
      <w:ins w:id="372" w:author="Chris Dunlap" w:date="2026-05-11T08:36:00Z" w16du:dateUtc="2026-05-11T13:36:00Z">
        <w:r w:rsidRPr="002908BD">
          <w:rPr>
            <w:rStyle w:val="FootnoteReference"/>
            <w:rFonts w:ascii="Times New Roman" w:hAnsi="Times New Roman" w:cs="Times New Roman"/>
            <w:rPrChange w:id="373" w:author="Chris Dunlap" w:date="2026-05-11T08:36:00Z" w16du:dateUtc="2026-05-11T13:36:00Z">
              <w:rPr>
                <w:rStyle w:val="FootnoteReference"/>
              </w:rPr>
            </w:rPrChange>
          </w:rPr>
          <w:footnoteRef/>
        </w:r>
        <w:r w:rsidRPr="002908BD">
          <w:rPr>
            <w:rFonts w:ascii="Times New Roman" w:hAnsi="Times New Roman" w:cs="Times New Roman"/>
            <w:rPrChange w:id="374" w:author="Chris Dunlap" w:date="2026-05-11T08:36:00Z" w16du:dateUtc="2026-05-11T13:36:00Z">
              <w:rPr/>
            </w:rPrChange>
          </w:rPr>
          <w:t xml:space="preserve"> </w:t>
        </w:r>
      </w:ins>
      <w:ins w:id="375" w:author="Chris Dunlap" w:date="2026-05-11T08:36:00Z">
        <w:r w:rsidRPr="002908BD">
          <w:rPr>
            <w:rFonts w:ascii="Times New Roman" w:hAnsi="Times New Roman" w:cs="Times New Roman"/>
            <w:rPrChange w:id="376" w:author="Chris Dunlap" w:date="2026-05-11T08:36:00Z" w16du:dateUtc="2026-05-11T13:36:00Z">
              <w:rPr/>
            </w:rPrChange>
          </w:rPr>
          <w:t>Day-ahead locational marginal pricing reflects the clearing price of electricity at each location on the grid, set the day before delivery, with prices rising where transmission constraints or local scarcity prevent cheap generation from reaching demand. High LMP at a given location therefore signals local system stress.</w:t>
        </w:r>
      </w:ins>
    </w:p>
  </w:footnote>
  <w:footnote w:id="3">
    <w:p w14:paraId="54E952B5" w14:textId="765695B7" w:rsidR="00FD31FB" w:rsidRPr="00FD31FB" w:rsidRDefault="00FD31FB">
      <w:pPr>
        <w:pStyle w:val="FootnoteText"/>
        <w:rPr>
          <w:rFonts w:ascii="Times New Roman" w:hAnsi="Times New Roman" w:cs="Times New Roman"/>
          <w:rPrChange w:id="574" w:author="Chris Dunlap" w:date="2026-05-11T08:49:00Z" w16du:dateUtc="2026-05-11T13:49:00Z">
            <w:rPr/>
          </w:rPrChange>
        </w:rPr>
      </w:pPr>
      <w:ins w:id="575" w:author="Chris Dunlap" w:date="2026-05-11T08:49:00Z" w16du:dateUtc="2026-05-11T13:49:00Z">
        <w:r w:rsidRPr="00FD31FB">
          <w:rPr>
            <w:rStyle w:val="FootnoteReference"/>
            <w:rFonts w:ascii="Times New Roman" w:hAnsi="Times New Roman" w:cs="Times New Roman"/>
            <w:rPrChange w:id="576" w:author="Chris Dunlap" w:date="2026-05-11T08:49:00Z" w16du:dateUtc="2026-05-11T13:49:00Z">
              <w:rPr>
                <w:rStyle w:val="FootnoteReference"/>
              </w:rPr>
            </w:rPrChange>
          </w:rPr>
          <w:footnoteRef/>
        </w:r>
        <w:r w:rsidRPr="00FD31FB">
          <w:rPr>
            <w:rFonts w:ascii="Times New Roman" w:hAnsi="Times New Roman" w:cs="Times New Roman"/>
            <w:rPrChange w:id="577" w:author="Chris Dunlap" w:date="2026-05-11T08:49:00Z" w16du:dateUtc="2026-05-11T13:49:00Z">
              <w:rPr/>
            </w:rPrChange>
          </w:rPr>
          <w:t xml:space="preserve"> </w:t>
        </w:r>
        <w:r w:rsidRPr="00FD31FB">
          <w:rPr>
            <w:rFonts w:ascii="Times New Roman" w:hAnsi="Times New Roman" w:cs="Times New Roman"/>
          </w:rPr>
          <w:t>ELCC quantifies the fraction of a resource's nameplate capacity that counts toward meeting reliability requirements, after accounting for the probability that the resource is available during stress hours. A resource that can be relied upon during every stress hour would receive 100% ELCC; resources with limited or uncertain availability receive less. PJM applies a 92% ELCC to demand response, meaning that one MW of committed demand response counts as 0.92 MW toward the reliability requirement.</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286786D"/>
    <w:multiLevelType w:val="multilevel"/>
    <w:tmpl w:val="8FC4F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CB0688"/>
    <w:multiLevelType w:val="hybridMultilevel"/>
    <w:tmpl w:val="688C5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326C47"/>
    <w:multiLevelType w:val="hybridMultilevel"/>
    <w:tmpl w:val="88E8A8C0"/>
    <w:lvl w:ilvl="0" w:tplc="D0D86A9E">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2549585">
    <w:abstractNumId w:val="0"/>
  </w:num>
  <w:num w:numId="2" w16cid:durableId="670909119">
    <w:abstractNumId w:val="2"/>
  </w:num>
  <w:num w:numId="3" w16cid:durableId="1540630487">
    <w:abstractNumId w:val="1"/>
  </w:num>
  <w:num w:numId="4" w16cid:durableId="201549771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 Dunlap">
    <w15:presenceInfo w15:providerId="Windows Live" w15:userId="0dc6f7b3958448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trackRevisions/>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F55"/>
    <w:rsid w:val="000037C8"/>
    <w:rsid w:val="0000391D"/>
    <w:rsid w:val="000058A1"/>
    <w:rsid w:val="00012850"/>
    <w:rsid w:val="00014BBD"/>
    <w:rsid w:val="00023319"/>
    <w:rsid w:val="000350AC"/>
    <w:rsid w:val="00043407"/>
    <w:rsid w:val="00054C76"/>
    <w:rsid w:val="0005619B"/>
    <w:rsid w:val="0006399D"/>
    <w:rsid w:val="000662AE"/>
    <w:rsid w:val="00067E98"/>
    <w:rsid w:val="00072704"/>
    <w:rsid w:val="00077F24"/>
    <w:rsid w:val="00093498"/>
    <w:rsid w:val="000A4B3E"/>
    <w:rsid w:val="000A601D"/>
    <w:rsid w:val="000B7727"/>
    <w:rsid w:val="000C137A"/>
    <w:rsid w:val="000D08D9"/>
    <w:rsid w:val="000D0F0B"/>
    <w:rsid w:val="000D0FB5"/>
    <w:rsid w:val="000D5784"/>
    <w:rsid w:val="000D7CAA"/>
    <w:rsid w:val="000E443C"/>
    <w:rsid w:val="000E571A"/>
    <w:rsid w:val="00102C3F"/>
    <w:rsid w:val="00103044"/>
    <w:rsid w:val="00114017"/>
    <w:rsid w:val="00114243"/>
    <w:rsid w:val="00123193"/>
    <w:rsid w:val="00134FC3"/>
    <w:rsid w:val="0013687C"/>
    <w:rsid w:val="00143964"/>
    <w:rsid w:val="00144FCC"/>
    <w:rsid w:val="00154604"/>
    <w:rsid w:val="0015592B"/>
    <w:rsid w:val="0016044D"/>
    <w:rsid w:val="0016253B"/>
    <w:rsid w:val="00170FFE"/>
    <w:rsid w:val="0017672D"/>
    <w:rsid w:val="00176CEF"/>
    <w:rsid w:val="001930CA"/>
    <w:rsid w:val="00196806"/>
    <w:rsid w:val="001A0BA3"/>
    <w:rsid w:val="001A63E5"/>
    <w:rsid w:val="001A724F"/>
    <w:rsid w:val="001B6093"/>
    <w:rsid w:val="001C0C7F"/>
    <w:rsid w:val="001C53D0"/>
    <w:rsid w:val="001C649C"/>
    <w:rsid w:val="001D5418"/>
    <w:rsid w:val="001D6E1E"/>
    <w:rsid w:val="001E1732"/>
    <w:rsid w:val="001E35CE"/>
    <w:rsid w:val="001F4BCB"/>
    <w:rsid w:val="001F684C"/>
    <w:rsid w:val="00212395"/>
    <w:rsid w:val="00214197"/>
    <w:rsid w:val="002216EB"/>
    <w:rsid w:val="00223179"/>
    <w:rsid w:val="00227F82"/>
    <w:rsid w:val="00240CA5"/>
    <w:rsid w:val="00245018"/>
    <w:rsid w:val="00253C40"/>
    <w:rsid w:val="00257069"/>
    <w:rsid w:val="00271730"/>
    <w:rsid w:val="00282261"/>
    <w:rsid w:val="00285C49"/>
    <w:rsid w:val="002908BD"/>
    <w:rsid w:val="0029198D"/>
    <w:rsid w:val="002922E6"/>
    <w:rsid w:val="002A1B01"/>
    <w:rsid w:val="002A3C16"/>
    <w:rsid w:val="002A6001"/>
    <w:rsid w:val="002B2D59"/>
    <w:rsid w:val="002B2ED1"/>
    <w:rsid w:val="002C2340"/>
    <w:rsid w:val="002C3C12"/>
    <w:rsid w:val="002D0120"/>
    <w:rsid w:val="002D6082"/>
    <w:rsid w:val="002E5E67"/>
    <w:rsid w:val="002F0AB0"/>
    <w:rsid w:val="002F2A9A"/>
    <w:rsid w:val="00300E1F"/>
    <w:rsid w:val="003165E5"/>
    <w:rsid w:val="003229E9"/>
    <w:rsid w:val="00330F7A"/>
    <w:rsid w:val="00331948"/>
    <w:rsid w:val="00336B79"/>
    <w:rsid w:val="003504ED"/>
    <w:rsid w:val="003504F4"/>
    <w:rsid w:val="00351E27"/>
    <w:rsid w:val="00353DA9"/>
    <w:rsid w:val="0035650A"/>
    <w:rsid w:val="003729C7"/>
    <w:rsid w:val="00372E1B"/>
    <w:rsid w:val="00377EDD"/>
    <w:rsid w:val="00380C0E"/>
    <w:rsid w:val="00385481"/>
    <w:rsid w:val="00390B2B"/>
    <w:rsid w:val="00394EB6"/>
    <w:rsid w:val="0039630A"/>
    <w:rsid w:val="003A0B79"/>
    <w:rsid w:val="003A1A7B"/>
    <w:rsid w:val="003B77C4"/>
    <w:rsid w:val="003C2D3C"/>
    <w:rsid w:val="003D54C3"/>
    <w:rsid w:val="003E7288"/>
    <w:rsid w:val="00400DD3"/>
    <w:rsid w:val="00402C2C"/>
    <w:rsid w:val="004135E7"/>
    <w:rsid w:val="00415262"/>
    <w:rsid w:val="00425D1D"/>
    <w:rsid w:val="004309E8"/>
    <w:rsid w:val="004468BA"/>
    <w:rsid w:val="00453346"/>
    <w:rsid w:val="004554E2"/>
    <w:rsid w:val="0046133D"/>
    <w:rsid w:val="00464361"/>
    <w:rsid w:val="00466263"/>
    <w:rsid w:val="00475B1C"/>
    <w:rsid w:val="00481538"/>
    <w:rsid w:val="00482036"/>
    <w:rsid w:val="00490749"/>
    <w:rsid w:val="00491040"/>
    <w:rsid w:val="004A3755"/>
    <w:rsid w:val="004A3F0A"/>
    <w:rsid w:val="004A4C15"/>
    <w:rsid w:val="004B3CD7"/>
    <w:rsid w:val="004B4310"/>
    <w:rsid w:val="004B51CA"/>
    <w:rsid w:val="004D41B9"/>
    <w:rsid w:val="004D5A8D"/>
    <w:rsid w:val="004E632D"/>
    <w:rsid w:val="00501678"/>
    <w:rsid w:val="00520030"/>
    <w:rsid w:val="00521721"/>
    <w:rsid w:val="0053767D"/>
    <w:rsid w:val="00543DE5"/>
    <w:rsid w:val="00550511"/>
    <w:rsid w:val="00552814"/>
    <w:rsid w:val="005657DD"/>
    <w:rsid w:val="00565B9C"/>
    <w:rsid w:val="0056751C"/>
    <w:rsid w:val="005804B0"/>
    <w:rsid w:val="00590A70"/>
    <w:rsid w:val="0059191C"/>
    <w:rsid w:val="00591D3A"/>
    <w:rsid w:val="005A270C"/>
    <w:rsid w:val="005A5317"/>
    <w:rsid w:val="005B5E60"/>
    <w:rsid w:val="005C0231"/>
    <w:rsid w:val="005D043C"/>
    <w:rsid w:val="005D1F39"/>
    <w:rsid w:val="005E0C54"/>
    <w:rsid w:val="005E3031"/>
    <w:rsid w:val="005E46AD"/>
    <w:rsid w:val="005F328B"/>
    <w:rsid w:val="0060691A"/>
    <w:rsid w:val="00617EC8"/>
    <w:rsid w:val="00633130"/>
    <w:rsid w:val="006454DD"/>
    <w:rsid w:val="0065765A"/>
    <w:rsid w:val="00671A68"/>
    <w:rsid w:val="00671E85"/>
    <w:rsid w:val="00675885"/>
    <w:rsid w:val="006770F3"/>
    <w:rsid w:val="00682B32"/>
    <w:rsid w:val="006A1A7E"/>
    <w:rsid w:val="006A352F"/>
    <w:rsid w:val="006B354C"/>
    <w:rsid w:val="006B3A4F"/>
    <w:rsid w:val="006B6A78"/>
    <w:rsid w:val="006B7627"/>
    <w:rsid w:val="006C38FF"/>
    <w:rsid w:val="006E465E"/>
    <w:rsid w:val="00702F1B"/>
    <w:rsid w:val="00710748"/>
    <w:rsid w:val="00715142"/>
    <w:rsid w:val="00722127"/>
    <w:rsid w:val="00726741"/>
    <w:rsid w:val="007268E3"/>
    <w:rsid w:val="00727734"/>
    <w:rsid w:val="00751DD0"/>
    <w:rsid w:val="007618E0"/>
    <w:rsid w:val="00766339"/>
    <w:rsid w:val="007668A9"/>
    <w:rsid w:val="00773591"/>
    <w:rsid w:val="00774BA4"/>
    <w:rsid w:val="00775561"/>
    <w:rsid w:val="00790355"/>
    <w:rsid w:val="007A40F0"/>
    <w:rsid w:val="007B0222"/>
    <w:rsid w:val="007B267C"/>
    <w:rsid w:val="007B5ECF"/>
    <w:rsid w:val="007C14BF"/>
    <w:rsid w:val="007C4983"/>
    <w:rsid w:val="007C5075"/>
    <w:rsid w:val="007D01A7"/>
    <w:rsid w:val="007D5039"/>
    <w:rsid w:val="007E381D"/>
    <w:rsid w:val="007F0115"/>
    <w:rsid w:val="007F1E87"/>
    <w:rsid w:val="00817625"/>
    <w:rsid w:val="00817783"/>
    <w:rsid w:val="00833BB0"/>
    <w:rsid w:val="00834DC6"/>
    <w:rsid w:val="00835266"/>
    <w:rsid w:val="00842381"/>
    <w:rsid w:val="00844AD3"/>
    <w:rsid w:val="00845AA3"/>
    <w:rsid w:val="00847A3F"/>
    <w:rsid w:val="00850F22"/>
    <w:rsid w:val="00851C78"/>
    <w:rsid w:val="008538CF"/>
    <w:rsid w:val="00857CE5"/>
    <w:rsid w:val="00865B15"/>
    <w:rsid w:val="00871BF0"/>
    <w:rsid w:val="00874687"/>
    <w:rsid w:val="00877A4C"/>
    <w:rsid w:val="008833BA"/>
    <w:rsid w:val="00883767"/>
    <w:rsid w:val="00886523"/>
    <w:rsid w:val="008978AD"/>
    <w:rsid w:val="008A09F2"/>
    <w:rsid w:val="008A3863"/>
    <w:rsid w:val="008B1F31"/>
    <w:rsid w:val="008D1247"/>
    <w:rsid w:val="008E3CF7"/>
    <w:rsid w:val="008E4A6C"/>
    <w:rsid w:val="008E6788"/>
    <w:rsid w:val="008F69CF"/>
    <w:rsid w:val="00900941"/>
    <w:rsid w:val="00903655"/>
    <w:rsid w:val="0091318F"/>
    <w:rsid w:val="00920A69"/>
    <w:rsid w:val="00923425"/>
    <w:rsid w:val="0092661B"/>
    <w:rsid w:val="0093751F"/>
    <w:rsid w:val="009375CA"/>
    <w:rsid w:val="00950AEA"/>
    <w:rsid w:val="00960595"/>
    <w:rsid w:val="009614D5"/>
    <w:rsid w:val="00962C35"/>
    <w:rsid w:val="009714C3"/>
    <w:rsid w:val="0097330A"/>
    <w:rsid w:val="0098133A"/>
    <w:rsid w:val="00982135"/>
    <w:rsid w:val="009878E4"/>
    <w:rsid w:val="00991460"/>
    <w:rsid w:val="00991EAA"/>
    <w:rsid w:val="00994BA4"/>
    <w:rsid w:val="009A52DD"/>
    <w:rsid w:val="009B402C"/>
    <w:rsid w:val="009B57B0"/>
    <w:rsid w:val="009E4842"/>
    <w:rsid w:val="009F14DB"/>
    <w:rsid w:val="00A00A0A"/>
    <w:rsid w:val="00A025CD"/>
    <w:rsid w:val="00A030C8"/>
    <w:rsid w:val="00A104C3"/>
    <w:rsid w:val="00A115E6"/>
    <w:rsid w:val="00A1522D"/>
    <w:rsid w:val="00A156A9"/>
    <w:rsid w:val="00A20E5B"/>
    <w:rsid w:val="00A36ECE"/>
    <w:rsid w:val="00A416F7"/>
    <w:rsid w:val="00A42F23"/>
    <w:rsid w:val="00A507AA"/>
    <w:rsid w:val="00A55550"/>
    <w:rsid w:val="00A73906"/>
    <w:rsid w:val="00A8073C"/>
    <w:rsid w:val="00A82326"/>
    <w:rsid w:val="00A87BDC"/>
    <w:rsid w:val="00A97414"/>
    <w:rsid w:val="00AA2BB3"/>
    <w:rsid w:val="00AA2EA2"/>
    <w:rsid w:val="00AB44AF"/>
    <w:rsid w:val="00AB73BB"/>
    <w:rsid w:val="00AD2062"/>
    <w:rsid w:val="00AE1AB4"/>
    <w:rsid w:val="00AE5C56"/>
    <w:rsid w:val="00AE7DA9"/>
    <w:rsid w:val="00AF38B5"/>
    <w:rsid w:val="00AF6594"/>
    <w:rsid w:val="00AF7413"/>
    <w:rsid w:val="00B11586"/>
    <w:rsid w:val="00B117B8"/>
    <w:rsid w:val="00B140BA"/>
    <w:rsid w:val="00B24D6B"/>
    <w:rsid w:val="00B31367"/>
    <w:rsid w:val="00B362F2"/>
    <w:rsid w:val="00B42103"/>
    <w:rsid w:val="00B514A5"/>
    <w:rsid w:val="00B717CE"/>
    <w:rsid w:val="00B82F7F"/>
    <w:rsid w:val="00B94883"/>
    <w:rsid w:val="00BB2825"/>
    <w:rsid w:val="00BB62FE"/>
    <w:rsid w:val="00BC30CF"/>
    <w:rsid w:val="00BC3406"/>
    <w:rsid w:val="00BC4F32"/>
    <w:rsid w:val="00BC54F8"/>
    <w:rsid w:val="00BC6144"/>
    <w:rsid w:val="00BD3B44"/>
    <w:rsid w:val="00BE40BF"/>
    <w:rsid w:val="00BE4AEC"/>
    <w:rsid w:val="00BF52C2"/>
    <w:rsid w:val="00C00508"/>
    <w:rsid w:val="00C05126"/>
    <w:rsid w:val="00C068FA"/>
    <w:rsid w:val="00C12FA3"/>
    <w:rsid w:val="00C20B6C"/>
    <w:rsid w:val="00C20F55"/>
    <w:rsid w:val="00C41BD0"/>
    <w:rsid w:val="00C47F0E"/>
    <w:rsid w:val="00C60DCD"/>
    <w:rsid w:val="00C70DE3"/>
    <w:rsid w:val="00C74245"/>
    <w:rsid w:val="00C8000E"/>
    <w:rsid w:val="00C85773"/>
    <w:rsid w:val="00C8753F"/>
    <w:rsid w:val="00CA1283"/>
    <w:rsid w:val="00CA5C0C"/>
    <w:rsid w:val="00CC04C7"/>
    <w:rsid w:val="00CC5517"/>
    <w:rsid w:val="00CC6AA9"/>
    <w:rsid w:val="00CC7FBF"/>
    <w:rsid w:val="00CD0F81"/>
    <w:rsid w:val="00CD2054"/>
    <w:rsid w:val="00CD3D79"/>
    <w:rsid w:val="00CF3435"/>
    <w:rsid w:val="00D0534F"/>
    <w:rsid w:val="00D16F6D"/>
    <w:rsid w:val="00D5398E"/>
    <w:rsid w:val="00D62732"/>
    <w:rsid w:val="00D628A4"/>
    <w:rsid w:val="00D708DF"/>
    <w:rsid w:val="00D81F26"/>
    <w:rsid w:val="00D8254E"/>
    <w:rsid w:val="00D842D5"/>
    <w:rsid w:val="00D85FA0"/>
    <w:rsid w:val="00D87871"/>
    <w:rsid w:val="00D92FFA"/>
    <w:rsid w:val="00DA4458"/>
    <w:rsid w:val="00DA7ED3"/>
    <w:rsid w:val="00DC42BA"/>
    <w:rsid w:val="00DC56F4"/>
    <w:rsid w:val="00DE288D"/>
    <w:rsid w:val="00DE5CD5"/>
    <w:rsid w:val="00DF211F"/>
    <w:rsid w:val="00E33BC8"/>
    <w:rsid w:val="00E34A7A"/>
    <w:rsid w:val="00E4263B"/>
    <w:rsid w:val="00E529AC"/>
    <w:rsid w:val="00E53D1D"/>
    <w:rsid w:val="00E55B00"/>
    <w:rsid w:val="00E62CB8"/>
    <w:rsid w:val="00E7538B"/>
    <w:rsid w:val="00E851BE"/>
    <w:rsid w:val="00EA3AD5"/>
    <w:rsid w:val="00EA5CD3"/>
    <w:rsid w:val="00EC45E1"/>
    <w:rsid w:val="00EC5A23"/>
    <w:rsid w:val="00ED2367"/>
    <w:rsid w:val="00ED5494"/>
    <w:rsid w:val="00ED5841"/>
    <w:rsid w:val="00EF2942"/>
    <w:rsid w:val="00EF58FB"/>
    <w:rsid w:val="00EF5D4F"/>
    <w:rsid w:val="00F00522"/>
    <w:rsid w:val="00F064BF"/>
    <w:rsid w:val="00F125CC"/>
    <w:rsid w:val="00F212FE"/>
    <w:rsid w:val="00F30A9B"/>
    <w:rsid w:val="00F30CDA"/>
    <w:rsid w:val="00F33DFF"/>
    <w:rsid w:val="00F407A0"/>
    <w:rsid w:val="00F459F5"/>
    <w:rsid w:val="00F54580"/>
    <w:rsid w:val="00F57EBF"/>
    <w:rsid w:val="00F64C4B"/>
    <w:rsid w:val="00FA0AC3"/>
    <w:rsid w:val="00FA4A59"/>
    <w:rsid w:val="00FA589C"/>
    <w:rsid w:val="00FA5EEA"/>
    <w:rsid w:val="00FB45F0"/>
    <w:rsid w:val="00FD0C38"/>
    <w:rsid w:val="00FD31FB"/>
    <w:rsid w:val="00FD47C1"/>
    <w:rsid w:val="00FF6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17F3C"/>
  <w15:chartTrackingRefBased/>
  <w15:docId w15:val="{BE1A4AE0-16F1-4851-B0D6-559502A42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F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0F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0F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F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F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F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F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F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F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F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F55"/>
    <w:rPr>
      <w:rFonts w:eastAsiaTheme="majorEastAsia" w:cstheme="majorBidi"/>
      <w:color w:val="272727" w:themeColor="text1" w:themeTint="D8"/>
    </w:rPr>
  </w:style>
  <w:style w:type="paragraph" w:styleId="Title">
    <w:name w:val="Title"/>
    <w:basedOn w:val="Normal"/>
    <w:next w:val="Normal"/>
    <w:link w:val="TitleChar"/>
    <w:uiPriority w:val="10"/>
    <w:qFormat/>
    <w:rsid w:val="00C20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F55"/>
    <w:pPr>
      <w:spacing w:before="160"/>
      <w:jc w:val="center"/>
    </w:pPr>
    <w:rPr>
      <w:i/>
      <w:iCs/>
      <w:color w:val="404040" w:themeColor="text1" w:themeTint="BF"/>
    </w:rPr>
  </w:style>
  <w:style w:type="character" w:customStyle="1" w:styleId="QuoteChar">
    <w:name w:val="Quote Char"/>
    <w:basedOn w:val="DefaultParagraphFont"/>
    <w:link w:val="Quote"/>
    <w:uiPriority w:val="29"/>
    <w:rsid w:val="00C20F55"/>
    <w:rPr>
      <w:i/>
      <w:iCs/>
      <w:color w:val="404040" w:themeColor="text1" w:themeTint="BF"/>
    </w:rPr>
  </w:style>
  <w:style w:type="paragraph" w:styleId="ListParagraph">
    <w:name w:val="List Paragraph"/>
    <w:basedOn w:val="Normal"/>
    <w:uiPriority w:val="34"/>
    <w:qFormat/>
    <w:rsid w:val="00C20F55"/>
    <w:pPr>
      <w:ind w:left="720"/>
      <w:contextualSpacing/>
    </w:pPr>
  </w:style>
  <w:style w:type="character" w:styleId="IntenseEmphasis">
    <w:name w:val="Intense Emphasis"/>
    <w:basedOn w:val="DefaultParagraphFont"/>
    <w:uiPriority w:val="21"/>
    <w:qFormat/>
    <w:rsid w:val="00C20F55"/>
    <w:rPr>
      <w:i/>
      <w:iCs/>
      <w:color w:val="0F4761" w:themeColor="accent1" w:themeShade="BF"/>
    </w:rPr>
  </w:style>
  <w:style w:type="paragraph" w:styleId="IntenseQuote">
    <w:name w:val="Intense Quote"/>
    <w:basedOn w:val="Normal"/>
    <w:next w:val="Normal"/>
    <w:link w:val="IntenseQuoteChar"/>
    <w:uiPriority w:val="30"/>
    <w:qFormat/>
    <w:rsid w:val="00C20F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F55"/>
    <w:rPr>
      <w:i/>
      <w:iCs/>
      <w:color w:val="0F4761" w:themeColor="accent1" w:themeShade="BF"/>
    </w:rPr>
  </w:style>
  <w:style w:type="character" w:styleId="IntenseReference">
    <w:name w:val="Intense Reference"/>
    <w:basedOn w:val="DefaultParagraphFont"/>
    <w:uiPriority w:val="32"/>
    <w:qFormat/>
    <w:rsid w:val="00C20F55"/>
    <w:rPr>
      <w:b/>
      <w:bCs/>
      <w:smallCaps/>
      <w:color w:val="0F4761" w:themeColor="accent1" w:themeShade="BF"/>
      <w:spacing w:val="5"/>
    </w:rPr>
  </w:style>
  <w:style w:type="character" w:styleId="CommentReference">
    <w:name w:val="annotation reference"/>
    <w:basedOn w:val="DefaultParagraphFont"/>
    <w:uiPriority w:val="99"/>
    <w:semiHidden/>
    <w:unhideWhenUsed/>
    <w:rsid w:val="00EA5CD3"/>
    <w:rPr>
      <w:sz w:val="16"/>
      <w:szCs w:val="16"/>
    </w:rPr>
  </w:style>
  <w:style w:type="paragraph" w:styleId="CommentText">
    <w:name w:val="annotation text"/>
    <w:basedOn w:val="Normal"/>
    <w:link w:val="CommentTextChar"/>
    <w:uiPriority w:val="99"/>
    <w:unhideWhenUsed/>
    <w:rsid w:val="00EA5CD3"/>
    <w:pPr>
      <w:spacing w:line="240" w:lineRule="auto"/>
    </w:pPr>
    <w:rPr>
      <w:sz w:val="20"/>
      <w:szCs w:val="20"/>
    </w:rPr>
  </w:style>
  <w:style w:type="character" w:customStyle="1" w:styleId="CommentTextChar">
    <w:name w:val="Comment Text Char"/>
    <w:basedOn w:val="DefaultParagraphFont"/>
    <w:link w:val="CommentText"/>
    <w:uiPriority w:val="99"/>
    <w:rsid w:val="00EA5CD3"/>
    <w:rPr>
      <w:sz w:val="20"/>
      <w:szCs w:val="20"/>
    </w:rPr>
  </w:style>
  <w:style w:type="paragraph" w:styleId="CommentSubject">
    <w:name w:val="annotation subject"/>
    <w:basedOn w:val="CommentText"/>
    <w:next w:val="CommentText"/>
    <w:link w:val="CommentSubjectChar"/>
    <w:uiPriority w:val="99"/>
    <w:semiHidden/>
    <w:unhideWhenUsed/>
    <w:rsid w:val="00EA5CD3"/>
    <w:rPr>
      <w:b/>
      <w:bCs/>
    </w:rPr>
  </w:style>
  <w:style w:type="character" w:customStyle="1" w:styleId="CommentSubjectChar">
    <w:name w:val="Comment Subject Char"/>
    <w:basedOn w:val="CommentTextChar"/>
    <w:link w:val="CommentSubject"/>
    <w:uiPriority w:val="99"/>
    <w:semiHidden/>
    <w:rsid w:val="00EA5CD3"/>
    <w:rPr>
      <w:b/>
      <w:bCs/>
      <w:sz w:val="20"/>
      <w:szCs w:val="20"/>
    </w:rPr>
  </w:style>
  <w:style w:type="character" w:styleId="PlaceholderText">
    <w:name w:val="Placeholder Text"/>
    <w:basedOn w:val="DefaultParagraphFont"/>
    <w:uiPriority w:val="99"/>
    <w:semiHidden/>
    <w:rsid w:val="00AF7413"/>
    <w:rPr>
      <w:color w:val="666666"/>
    </w:rPr>
  </w:style>
  <w:style w:type="paragraph" w:styleId="Revision">
    <w:name w:val="Revision"/>
    <w:hidden/>
    <w:uiPriority w:val="99"/>
    <w:semiHidden/>
    <w:rsid w:val="009878E4"/>
    <w:pPr>
      <w:spacing w:after="0" w:line="240" w:lineRule="auto"/>
    </w:pPr>
  </w:style>
  <w:style w:type="paragraph" w:styleId="Caption">
    <w:name w:val="caption"/>
    <w:basedOn w:val="Normal"/>
    <w:next w:val="Normal"/>
    <w:uiPriority w:val="35"/>
    <w:unhideWhenUsed/>
    <w:qFormat/>
    <w:rsid w:val="00B82F7F"/>
    <w:pPr>
      <w:spacing w:after="200" w:line="240" w:lineRule="auto"/>
    </w:pPr>
    <w:rPr>
      <w:i/>
      <w:iCs/>
      <w:color w:val="0E2841" w:themeColor="text2"/>
      <w:sz w:val="18"/>
      <w:szCs w:val="18"/>
    </w:rPr>
  </w:style>
  <w:style w:type="table" w:styleId="TableGrid">
    <w:name w:val="Table Grid"/>
    <w:basedOn w:val="TableNormal"/>
    <w:uiPriority w:val="39"/>
    <w:rsid w:val="00D85F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70FFE"/>
    <w:rPr>
      <w:color w:val="467886" w:themeColor="hyperlink"/>
      <w:u w:val="single"/>
    </w:rPr>
  </w:style>
  <w:style w:type="character" w:styleId="UnresolvedMention">
    <w:name w:val="Unresolved Mention"/>
    <w:basedOn w:val="DefaultParagraphFont"/>
    <w:uiPriority w:val="99"/>
    <w:semiHidden/>
    <w:unhideWhenUsed/>
    <w:rsid w:val="00170FFE"/>
    <w:rPr>
      <w:color w:val="605E5C"/>
      <w:shd w:val="clear" w:color="auto" w:fill="E1DFDD"/>
    </w:rPr>
  </w:style>
  <w:style w:type="paragraph" w:styleId="EndnoteText">
    <w:name w:val="endnote text"/>
    <w:basedOn w:val="Normal"/>
    <w:link w:val="EndnoteTextChar"/>
    <w:uiPriority w:val="99"/>
    <w:semiHidden/>
    <w:unhideWhenUsed/>
    <w:rsid w:val="008B1F3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B1F31"/>
    <w:rPr>
      <w:sz w:val="20"/>
      <w:szCs w:val="20"/>
    </w:rPr>
  </w:style>
  <w:style w:type="character" w:styleId="EndnoteReference">
    <w:name w:val="endnote reference"/>
    <w:basedOn w:val="DefaultParagraphFont"/>
    <w:uiPriority w:val="99"/>
    <w:semiHidden/>
    <w:unhideWhenUsed/>
    <w:rsid w:val="008B1F31"/>
    <w:rPr>
      <w:vertAlign w:val="superscript"/>
    </w:rPr>
  </w:style>
  <w:style w:type="paragraph" w:styleId="FootnoteText">
    <w:name w:val="footnote text"/>
    <w:basedOn w:val="Normal"/>
    <w:link w:val="FootnoteTextChar"/>
    <w:uiPriority w:val="99"/>
    <w:semiHidden/>
    <w:unhideWhenUsed/>
    <w:rsid w:val="004309E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309E8"/>
    <w:rPr>
      <w:sz w:val="20"/>
      <w:szCs w:val="20"/>
    </w:rPr>
  </w:style>
  <w:style w:type="character" w:styleId="FootnoteReference">
    <w:name w:val="footnote reference"/>
    <w:basedOn w:val="DefaultParagraphFont"/>
    <w:uiPriority w:val="99"/>
    <w:semiHidden/>
    <w:unhideWhenUsed/>
    <w:rsid w:val="004309E8"/>
    <w:rPr>
      <w:vertAlign w:val="superscript"/>
    </w:rPr>
  </w:style>
  <w:style w:type="paragraph" w:styleId="Header">
    <w:name w:val="header"/>
    <w:basedOn w:val="Normal"/>
    <w:link w:val="HeaderChar"/>
    <w:uiPriority w:val="99"/>
    <w:unhideWhenUsed/>
    <w:rsid w:val="00AA2E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2EA2"/>
  </w:style>
  <w:style w:type="paragraph" w:styleId="Footer">
    <w:name w:val="footer"/>
    <w:basedOn w:val="Normal"/>
    <w:link w:val="FooterChar"/>
    <w:uiPriority w:val="99"/>
    <w:unhideWhenUsed/>
    <w:rsid w:val="00AA2E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2E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blog.google/innovation-and-ai/infrastructure-and-cloud/global-network/how-were-making-data-centers-more-flexible-to-benefit-power-gri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2443E-C6B2-4978-9DEF-FEDE739EAC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5765</TotalTime>
  <Pages>27</Pages>
  <Words>7915</Words>
  <Characters>49949</Characters>
  <Application>Microsoft Office Word</Application>
  <DocSecurity>0</DocSecurity>
  <Lines>1109</Lines>
  <Paragraphs>567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Dunlap</dc:creator>
  <cp:keywords/>
  <dc:description/>
  <cp:lastModifiedBy>Chris Dunlap</cp:lastModifiedBy>
  <cp:revision>48</cp:revision>
  <cp:lastPrinted>2026-04-13T15:49:00Z</cp:lastPrinted>
  <dcterms:created xsi:type="dcterms:W3CDTF">2026-04-27T03:27:00Z</dcterms:created>
  <dcterms:modified xsi:type="dcterms:W3CDTF">2026-05-11T15:52:00Z</dcterms:modified>
</cp:coreProperties>
</file>